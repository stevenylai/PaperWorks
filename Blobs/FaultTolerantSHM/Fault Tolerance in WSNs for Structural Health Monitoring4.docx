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99FF99"/>
  <w:body>
    <w:p w:rsidR="00D62C01" w:rsidRPr="00847440" w:rsidRDefault="00D62C01" w:rsidP="00D62C01">
      <w:pPr>
        <w:rPr>
          <w:rFonts w:eastAsiaTheme="minorEastAsia"/>
          <w:sz w:val="30"/>
          <w:szCs w:val="30"/>
          <w:lang w:eastAsia="zh-CN"/>
        </w:rPr>
      </w:pPr>
      <w:r>
        <w:rPr>
          <w:rFonts w:eastAsiaTheme="minorEastAsia" w:hint="eastAsia"/>
          <w:b/>
          <w:sz w:val="30"/>
          <w:szCs w:val="30"/>
          <w:lang w:eastAsia="zh-CN"/>
        </w:rPr>
        <w:t>Fault</w:t>
      </w:r>
      <w:r>
        <w:rPr>
          <w:rFonts w:hint="eastAsia"/>
          <w:b/>
          <w:sz w:val="30"/>
          <w:szCs w:val="30"/>
          <w:lang w:eastAsia="zh-CN"/>
        </w:rPr>
        <w:t xml:space="preserve"> T</w:t>
      </w:r>
      <w:r>
        <w:rPr>
          <w:rFonts w:eastAsiaTheme="minorEastAsia" w:hint="eastAsia"/>
          <w:b/>
          <w:sz w:val="30"/>
          <w:szCs w:val="30"/>
          <w:lang w:eastAsia="zh-CN"/>
        </w:rPr>
        <w:t>oleran</w:t>
      </w:r>
      <w:r w:rsidR="00833139">
        <w:rPr>
          <w:rFonts w:eastAsiaTheme="minorEastAsia" w:hint="eastAsia"/>
          <w:b/>
          <w:sz w:val="30"/>
          <w:szCs w:val="30"/>
          <w:lang w:eastAsia="zh-HK"/>
        </w:rPr>
        <w:t>t</w:t>
      </w:r>
      <w:r>
        <w:rPr>
          <w:rFonts w:hint="eastAsia"/>
          <w:b/>
          <w:sz w:val="30"/>
          <w:szCs w:val="30"/>
          <w:lang w:eastAsia="zh-CN"/>
        </w:rPr>
        <w:t xml:space="preserve"> </w:t>
      </w:r>
      <w:r>
        <w:rPr>
          <w:rFonts w:eastAsiaTheme="minorEastAsia" w:hint="eastAsia"/>
          <w:b/>
          <w:sz w:val="30"/>
          <w:szCs w:val="30"/>
          <w:lang w:eastAsia="zh-CN"/>
        </w:rPr>
        <w:t>W</w:t>
      </w:r>
      <w:r>
        <w:rPr>
          <w:rFonts w:hint="eastAsia"/>
          <w:b/>
          <w:sz w:val="30"/>
          <w:szCs w:val="30"/>
          <w:lang w:eastAsia="zh-CN"/>
        </w:rPr>
        <w:t>SN</w:t>
      </w:r>
      <w:r w:rsidR="00833139">
        <w:rPr>
          <w:rFonts w:eastAsiaTheme="minorEastAsia" w:hint="eastAsia"/>
          <w:b/>
          <w:sz w:val="30"/>
          <w:szCs w:val="30"/>
          <w:lang w:eastAsia="zh-HK"/>
        </w:rPr>
        <w:t xml:space="preserve">-based </w:t>
      </w:r>
      <w:r>
        <w:rPr>
          <w:rFonts w:eastAsiaTheme="minorEastAsia"/>
          <w:b/>
          <w:sz w:val="30"/>
          <w:szCs w:val="30"/>
          <w:lang w:eastAsia="zh-CN"/>
        </w:rPr>
        <w:t>Structural</w:t>
      </w:r>
      <w:r>
        <w:rPr>
          <w:rFonts w:eastAsiaTheme="minorEastAsia" w:hint="eastAsia"/>
          <w:b/>
          <w:sz w:val="30"/>
          <w:szCs w:val="30"/>
          <w:lang w:eastAsia="zh-CN"/>
        </w:rPr>
        <w:t xml:space="preserve"> Health Monitoring</w:t>
      </w:r>
    </w:p>
    <w:p w:rsidR="00D62C01" w:rsidRPr="005B520E" w:rsidRDefault="00D62C01" w:rsidP="00D62C01">
      <w:pPr>
        <w:pStyle w:val="Author"/>
        <w:sectPr w:rsidR="00D62C01" w:rsidRPr="005B520E" w:rsidSect="008216C4">
          <w:pgSz w:w="12240" w:h="15840" w:code="1"/>
          <w:pgMar w:top="1440" w:right="1080" w:bottom="1440" w:left="1080" w:header="720" w:footer="720" w:gutter="0"/>
          <w:cols w:space="720"/>
          <w:docGrid w:linePitch="360"/>
        </w:sectPr>
      </w:pPr>
    </w:p>
    <w:p w:rsidR="00D62C01" w:rsidRPr="00C42537" w:rsidRDefault="00D62C01" w:rsidP="00D62C01">
      <w:pPr>
        <w:pStyle w:val="Author"/>
        <w:rPr>
          <w:rFonts w:eastAsiaTheme="minorEastAsia"/>
          <w:lang w:eastAsia="zh-HK"/>
        </w:rPr>
      </w:pPr>
      <w:r>
        <w:lastRenderedPageBreak/>
        <w:t xml:space="preserve">Authors Name/s per </w:t>
      </w:r>
      <w:r>
        <w:rPr>
          <w:rFonts w:hint="eastAsia"/>
          <w:lang w:eastAsia="zh-CN"/>
        </w:rPr>
        <w:t>1st</w:t>
      </w:r>
      <w:r>
        <w:t xml:space="preserve"> Affiliation </w:t>
      </w:r>
      <w:r>
        <w:rPr>
          <w:i/>
          <w:iCs/>
        </w:rPr>
        <w:t>(Author)</w:t>
      </w:r>
      <w:r>
        <w:rPr>
          <w:rFonts w:eastAsiaTheme="minorEastAsia" w:hint="eastAsia"/>
          <w:lang w:eastAsia="zh-HK"/>
        </w:rPr>
        <w:t xml:space="preserve"> </w:t>
      </w:r>
    </w:p>
    <w:p w:rsidR="00D62C01" w:rsidRPr="00C42537" w:rsidRDefault="00D62C01" w:rsidP="00D62C01">
      <w:pPr>
        <w:pStyle w:val="Affiliation"/>
        <w:rPr>
          <w:rFonts w:eastAsiaTheme="minorEastAsia"/>
          <w:lang w:eastAsia="zh-HK"/>
        </w:rPr>
      </w:pPr>
      <w:proofErr w:type="gramStart"/>
      <w:r w:rsidRPr="005B520E">
        <w:t>line</w:t>
      </w:r>
      <w:proofErr w:type="gramEnd"/>
      <w:r w:rsidRPr="005B520E">
        <w:t xml:space="preserve"> 1 (of </w:t>
      </w:r>
      <w:r w:rsidRPr="005B520E">
        <w:rPr>
          <w:i/>
          <w:iCs/>
        </w:rPr>
        <w:t>Affiliation</w:t>
      </w:r>
      <w:r w:rsidRPr="005B520E">
        <w:t>): dept. name of organization</w:t>
      </w:r>
    </w:p>
    <w:p w:rsidR="00D62C01" w:rsidRPr="00C42537" w:rsidRDefault="00D62C01" w:rsidP="00D62C01">
      <w:pPr>
        <w:pStyle w:val="Affiliation"/>
        <w:rPr>
          <w:rFonts w:eastAsiaTheme="minorEastAsia"/>
          <w:lang w:eastAsia="zh-HK"/>
        </w:rPr>
      </w:pPr>
      <w:proofErr w:type="gramStart"/>
      <w:r w:rsidRPr="005B520E">
        <w:t>line</w:t>
      </w:r>
      <w:proofErr w:type="gramEnd"/>
      <w:r w:rsidRPr="005B520E">
        <w:t xml:space="preserve"> 2: name of organization, acronyms acceptable</w:t>
      </w:r>
    </w:p>
    <w:p w:rsidR="00D62C01" w:rsidRPr="00C42537" w:rsidRDefault="00D62C01" w:rsidP="00D62C01">
      <w:pPr>
        <w:pStyle w:val="Affiliation"/>
        <w:rPr>
          <w:rFonts w:eastAsiaTheme="minorEastAsia"/>
          <w:lang w:eastAsia="zh-HK"/>
        </w:rPr>
      </w:pPr>
      <w:proofErr w:type="gramStart"/>
      <w:r w:rsidRPr="005B520E">
        <w:t>line</w:t>
      </w:r>
      <w:proofErr w:type="gramEnd"/>
      <w:r w:rsidRPr="005B520E">
        <w:t xml:space="preserve"> 3: City, Country</w:t>
      </w:r>
    </w:p>
    <w:p w:rsidR="00D62C01" w:rsidRPr="00C42537" w:rsidRDefault="00D62C01" w:rsidP="00D62C01">
      <w:pPr>
        <w:pStyle w:val="Affiliation"/>
        <w:rPr>
          <w:rFonts w:eastAsiaTheme="minorEastAsia"/>
          <w:lang w:eastAsia="zh-HK"/>
        </w:rPr>
      </w:pPr>
      <w:proofErr w:type="gramStart"/>
      <w:r w:rsidRPr="005B520E">
        <w:t>line</w:t>
      </w:r>
      <w:proofErr w:type="gramEnd"/>
      <w:r w:rsidRPr="005B520E">
        <w:t xml:space="preserve"> 4: e-mail</w:t>
      </w:r>
      <w:r>
        <w:t>: name@xyz.com</w:t>
      </w:r>
    </w:p>
    <w:p w:rsidR="00D62C01" w:rsidRDefault="00D62C01" w:rsidP="00D62C01">
      <w:pPr>
        <w:pStyle w:val="Author"/>
      </w:pPr>
      <w:r>
        <w:lastRenderedPageBreak/>
        <w:t xml:space="preserve">Authors Name/s per 2nd Affiliation </w:t>
      </w:r>
      <w:r>
        <w:rPr>
          <w:i/>
          <w:iCs/>
        </w:rPr>
        <w:t>(Author)</w:t>
      </w:r>
    </w:p>
    <w:p w:rsidR="00D62C01" w:rsidRPr="005B520E" w:rsidRDefault="00D62C01" w:rsidP="00D62C01">
      <w:pPr>
        <w:pStyle w:val="Affiliation"/>
      </w:pPr>
      <w:proofErr w:type="gramStart"/>
      <w:r w:rsidRPr="005B520E">
        <w:t>line</w:t>
      </w:r>
      <w:proofErr w:type="gramEnd"/>
      <w:r w:rsidRPr="005B520E">
        <w:t xml:space="preserve"> 1 (of </w:t>
      </w:r>
      <w:r w:rsidRPr="005B520E">
        <w:rPr>
          <w:i/>
          <w:iCs/>
        </w:rPr>
        <w:t>Affiliation</w:t>
      </w:r>
      <w:r w:rsidRPr="005B520E">
        <w:t>): dept. name of organization</w:t>
      </w:r>
    </w:p>
    <w:p w:rsidR="00D62C01" w:rsidRPr="005B520E" w:rsidRDefault="00D62C01" w:rsidP="00D62C01">
      <w:pPr>
        <w:pStyle w:val="Affiliation"/>
      </w:pPr>
      <w:proofErr w:type="gramStart"/>
      <w:r w:rsidRPr="005B520E">
        <w:t>line</w:t>
      </w:r>
      <w:proofErr w:type="gramEnd"/>
      <w:r w:rsidRPr="005B520E">
        <w:t xml:space="preserve"> 2: name of organization, acronyms acceptable</w:t>
      </w:r>
    </w:p>
    <w:p w:rsidR="00D62C01" w:rsidRPr="005B520E" w:rsidRDefault="00D62C01" w:rsidP="00D62C01">
      <w:pPr>
        <w:pStyle w:val="Affiliation"/>
      </w:pPr>
      <w:proofErr w:type="gramStart"/>
      <w:r w:rsidRPr="005B520E">
        <w:t>line</w:t>
      </w:r>
      <w:proofErr w:type="gramEnd"/>
      <w:r w:rsidRPr="005B520E">
        <w:t xml:space="preserve"> 3: City, Country</w:t>
      </w:r>
    </w:p>
    <w:p w:rsidR="00D62C01" w:rsidRPr="005B520E" w:rsidRDefault="00D62C01" w:rsidP="00D62C01">
      <w:pPr>
        <w:pStyle w:val="Affiliation"/>
        <w:sectPr w:rsidR="00D62C01" w:rsidRPr="005B520E" w:rsidSect="008216C4">
          <w:type w:val="continuous"/>
          <w:pgSz w:w="12240" w:h="15840" w:code="1"/>
          <w:pgMar w:top="1440" w:right="1080" w:bottom="1440" w:left="1080" w:header="720" w:footer="720" w:gutter="0"/>
          <w:cols w:num="2" w:space="720" w:equalWidth="0">
            <w:col w:w="4514" w:space="720"/>
            <w:col w:w="4514"/>
          </w:cols>
          <w:docGrid w:linePitch="360"/>
        </w:sectPr>
      </w:pPr>
      <w:proofErr w:type="gramStart"/>
      <w:r w:rsidRPr="005B520E">
        <w:t>line</w:t>
      </w:r>
      <w:proofErr w:type="gramEnd"/>
      <w:r w:rsidRPr="005B520E">
        <w:t xml:space="preserve"> 4: e-mail</w:t>
      </w:r>
      <w:r>
        <w:t>: name@xyz.com</w:t>
      </w:r>
    </w:p>
    <w:p w:rsidR="00D62C01" w:rsidRPr="005B520E" w:rsidRDefault="00D62C01" w:rsidP="00D62C01"/>
    <w:p w:rsidR="00D62C01" w:rsidRPr="005B520E" w:rsidRDefault="00D62C01" w:rsidP="00D62C01">
      <w:pPr>
        <w:sectPr w:rsidR="00D62C01" w:rsidRPr="005B520E" w:rsidSect="008216C4">
          <w:type w:val="continuous"/>
          <w:pgSz w:w="12240" w:h="15840" w:code="1"/>
          <w:pgMar w:top="1440" w:right="1080" w:bottom="1440" w:left="1080" w:header="720" w:footer="720" w:gutter="0"/>
          <w:cols w:space="720"/>
          <w:docGrid w:linePitch="360"/>
        </w:sectPr>
      </w:pPr>
    </w:p>
    <w:p w:rsidR="00D62C01" w:rsidRPr="00CF0A51" w:rsidRDefault="00D62C01" w:rsidP="00D62C01">
      <w:pPr>
        <w:pStyle w:val="Abstract"/>
        <w:rPr>
          <w:lang w:eastAsia="zh-CN"/>
        </w:rPr>
      </w:pPr>
      <w:r>
        <w:rPr>
          <w:i/>
          <w:iCs/>
        </w:rPr>
        <w:lastRenderedPageBreak/>
        <w:t>Abstract</w:t>
      </w:r>
      <w:r>
        <w:t>—</w:t>
      </w:r>
      <w:r>
        <w:rPr>
          <w:rFonts w:eastAsiaTheme="minorEastAsia" w:hint="eastAsia"/>
          <w:lang w:eastAsia="zh-HK"/>
        </w:rPr>
        <w:t xml:space="preserve"> </w:t>
      </w:r>
      <w:r w:rsidRPr="00FA5770">
        <w:t>Wireless</w:t>
      </w:r>
      <w:r w:rsidRPr="00FA5770">
        <w:rPr>
          <w:rFonts w:hint="eastAsia"/>
        </w:rPr>
        <w:t xml:space="preserve"> </w:t>
      </w:r>
      <w:r w:rsidRPr="00FA5770">
        <w:t>sensor networks</w:t>
      </w:r>
      <w:r w:rsidRPr="00FA5770">
        <w:rPr>
          <w:rFonts w:hint="eastAsia"/>
        </w:rPr>
        <w:t xml:space="preserve"> (WSNs)</w:t>
      </w:r>
      <w:r w:rsidRPr="00FA5770">
        <w:t xml:space="preserve"> are emerging as sensing</w:t>
      </w:r>
      <w:r w:rsidRPr="00FA5770">
        <w:rPr>
          <w:rFonts w:hint="eastAsia"/>
        </w:rPr>
        <w:t xml:space="preserve"> </w:t>
      </w:r>
      <w:r w:rsidRPr="00FA5770">
        <w:t xml:space="preserve">paradigms </w:t>
      </w:r>
      <w:r w:rsidR="00AC5BEF">
        <w:rPr>
          <w:rFonts w:eastAsiaTheme="minorEastAsia" w:hint="eastAsia"/>
          <w:lang w:eastAsia="zh-HK"/>
        </w:rPr>
        <w:t>of</w:t>
      </w:r>
      <w:r w:rsidRPr="00FA5770">
        <w:t xml:space="preserve"> </w:t>
      </w:r>
      <w:r w:rsidRPr="00FA5770">
        <w:rPr>
          <w:rFonts w:hint="eastAsia"/>
        </w:rPr>
        <w:t xml:space="preserve">structural health </w:t>
      </w:r>
      <w:r w:rsidRPr="00FA5770">
        <w:t>monitoring</w:t>
      </w:r>
      <w:r w:rsidRPr="00FA5770">
        <w:rPr>
          <w:rFonts w:hint="eastAsia"/>
        </w:rPr>
        <w:t xml:space="preserve"> (SHM) </w:t>
      </w:r>
      <w:r w:rsidRPr="00FA5770">
        <w:t>systems</w:t>
      </w:r>
      <w:r w:rsidRPr="00FA5770">
        <w:rPr>
          <w:rFonts w:hint="eastAsia"/>
        </w:rPr>
        <w:t xml:space="preserve"> </w:t>
      </w:r>
      <w:del w:id="0" w:author="hkpu" w:date="2010-12-07T23:50:00Z">
        <w:r w:rsidRPr="00FA5770" w:rsidDel="00AE33DF">
          <w:rPr>
            <w:rFonts w:hint="eastAsia"/>
          </w:rPr>
          <w:delText>for</w:delText>
        </w:r>
        <w:r w:rsidRPr="00FA5770" w:rsidDel="00AE33DF">
          <w:delText xml:space="preserve"> </w:delText>
        </w:r>
        <w:r w:rsidR="00AC5BEF" w:rsidDel="00AE33DF">
          <w:rPr>
            <w:rFonts w:eastAsiaTheme="minorEastAsia" w:hint="eastAsia"/>
            <w:lang w:eastAsia="zh-HK"/>
          </w:rPr>
          <w:delText>the</w:delText>
        </w:r>
      </w:del>
      <w:ins w:id="1" w:author="hkpu" w:date="2010-12-07T23:50:00Z">
        <w:r w:rsidR="00AE33DF">
          <w:t>due to their</w:t>
        </w:r>
      </w:ins>
      <w:r w:rsidR="00AC5BEF" w:rsidRPr="00FA5770">
        <w:t xml:space="preserve"> </w:t>
      </w:r>
      <w:r w:rsidRPr="00FA5770">
        <w:t>low cost, high scalability and easy deployment</w:t>
      </w:r>
      <w:r w:rsidRPr="00FA5770">
        <w:rPr>
          <w:rFonts w:hint="eastAsia"/>
        </w:rPr>
        <w:t xml:space="preserve">. </w:t>
      </w:r>
      <w:ins w:id="2" w:author="hkpu" w:date="2010-12-10T12:39:00Z">
        <w:r w:rsidR="009F78C8" w:rsidRPr="00FA5770">
          <w:rPr>
            <w:rFonts w:hint="eastAsia"/>
          </w:rPr>
          <w:t xml:space="preserve">However, </w:t>
        </w:r>
        <w:r w:rsidR="009F78C8">
          <w:t xml:space="preserve">fault tolerance remains a challenging issue due to the </w:t>
        </w:r>
        <w:r w:rsidR="009F78C8">
          <w:t xml:space="preserve">harsh deployment environment </w:t>
        </w:r>
        <w:r w:rsidR="009F78C8">
          <w:t>and the long deployment time</w:t>
        </w:r>
        <w:r w:rsidR="009F78C8">
          <w:t>.</w:t>
        </w:r>
        <w:r w:rsidR="009F78C8">
          <w:t xml:space="preserve"> </w:t>
        </w:r>
      </w:ins>
      <w:del w:id="3" w:author="hkpu" w:date="2010-12-10T12:39:00Z">
        <w:r w:rsidRPr="00FA5770" w:rsidDel="009F78C8">
          <w:rPr>
            <w:rFonts w:hint="eastAsia"/>
          </w:rPr>
          <w:delText xml:space="preserve">However, </w:delText>
        </w:r>
      </w:del>
      <w:del w:id="4" w:author="hkpu" w:date="2010-12-07T23:54:00Z">
        <w:r w:rsidRPr="00FA5770" w:rsidDel="00AE33DF">
          <w:rPr>
            <w:rFonts w:hint="eastAsia"/>
          </w:rPr>
          <w:delText xml:space="preserve">when a large number of </w:delText>
        </w:r>
        <w:r w:rsidDel="00AE33DF">
          <w:rPr>
            <w:rFonts w:eastAsiaTheme="minorEastAsia" w:hint="eastAsia"/>
            <w:lang w:eastAsia="zh-HK"/>
          </w:rPr>
          <w:delText>low-cost</w:delText>
        </w:r>
        <w:r w:rsidRPr="00FA5770" w:rsidDel="00AE33DF">
          <w:rPr>
            <w:rFonts w:hint="eastAsia"/>
          </w:rPr>
          <w:delText xml:space="preserve"> wireless sensor nodes are deployed on a structure under harsh environment for a long period of time, many sensor nodes are likely to exhibit unreliable </w:delText>
        </w:r>
        <w:r w:rsidRPr="00FA5770" w:rsidDel="00AE33DF">
          <w:delText>behavior</w:delText>
        </w:r>
        <w:r w:rsidRPr="00FA5770" w:rsidDel="00AE33DF">
          <w:rPr>
            <w:rFonts w:hint="eastAsia"/>
          </w:rPr>
          <w:delText xml:space="preserve">. </w:delText>
        </w:r>
      </w:del>
      <w:del w:id="5" w:author="hkpu" w:date="2010-12-10T12:39:00Z">
        <w:r w:rsidRPr="00FA5770" w:rsidDel="009F78C8">
          <w:rPr>
            <w:rFonts w:hint="eastAsia"/>
          </w:rPr>
          <w:delText xml:space="preserve">It is </w:delText>
        </w:r>
        <w:r w:rsidRPr="00FA5770" w:rsidDel="009F78C8">
          <w:delText>important</w:delText>
        </w:r>
        <w:r w:rsidRPr="00FA5770" w:rsidDel="009F78C8">
          <w:rPr>
            <w:rFonts w:hint="eastAsia"/>
          </w:rPr>
          <w:delText xml:space="preserve"> to guarantee that faulty </w:delText>
        </w:r>
        <w:r w:rsidRPr="00FA5770" w:rsidDel="009F78C8">
          <w:delText>behavior</w:delText>
        </w:r>
        <w:r w:rsidRPr="00FA5770" w:rsidDel="009F78C8">
          <w:rPr>
            <w:rFonts w:hint="eastAsia"/>
          </w:rPr>
          <w:delText xml:space="preserve"> of </w:delText>
        </w:r>
        <w:r w:rsidRPr="00FA5770" w:rsidDel="009F78C8">
          <w:delText>individual</w:delText>
        </w:r>
        <w:r w:rsidRPr="00FA5770" w:rsidDel="009F78C8">
          <w:rPr>
            <w:rFonts w:hint="eastAsia"/>
          </w:rPr>
          <w:delText xml:space="preserve"> sensor nodes does not affect the overall functionality of the SHM system.</w:delText>
        </w:r>
      </w:del>
      <w:r w:rsidRPr="00FA5770">
        <w:rPr>
          <w:rFonts w:hint="eastAsia"/>
        </w:rPr>
        <w:t xml:space="preserve"> </w:t>
      </w:r>
      <w:ins w:id="6" w:author="hkpu" w:date="2010-12-10T12:39:00Z">
        <w:r w:rsidR="009F78C8">
          <w:t>E</w:t>
        </w:r>
      </w:ins>
      <w:ins w:id="7" w:author="hkpu" w:date="2010-12-08T11:35:00Z">
        <w:r w:rsidR="00C27466">
          <w:t xml:space="preserve">xisting fault-tolerant schemes are either centralized or unable to meet the requirements for SHM applications. </w:t>
        </w:r>
      </w:ins>
      <w:del w:id="8" w:author="hkpu" w:date="2010-12-08T11:36:00Z">
        <w:r w:rsidDel="00C27466">
          <w:rPr>
            <w:rFonts w:eastAsiaTheme="minorEastAsia" w:hint="eastAsia"/>
            <w:lang w:eastAsia="zh-HK"/>
          </w:rPr>
          <w:delText xml:space="preserve">Although fault </w:delText>
        </w:r>
        <w:r w:rsidRPr="00FA5770" w:rsidDel="00C27466">
          <w:delText xml:space="preserve">tolerance </w:delText>
        </w:r>
        <w:r w:rsidDel="00C27466">
          <w:rPr>
            <w:rFonts w:eastAsiaTheme="minorEastAsia" w:hint="eastAsia"/>
            <w:lang w:eastAsia="zh-HK"/>
          </w:rPr>
          <w:delText>problem has been studied extensively</w:delText>
        </w:r>
        <w:r w:rsidR="00093B2B" w:rsidDel="00C27466">
          <w:rPr>
            <w:rFonts w:hint="eastAsia"/>
            <w:lang w:eastAsia="zh-CN"/>
          </w:rPr>
          <w:delText xml:space="preserve"> in WSNs</w:delText>
        </w:r>
        <w:r w:rsidR="002F7C48" w:rsidDel="00C27466">
          <w:rPr>
            <w:rFonts w:hint="eastAsia"/>
            <w:lang w:eastAsia="zh-CN"/>
          </w:rPr>
          <w:delText xml:space="preserve"> and many </w:delText>
        </w:r>
        <w:r w:rsidR="003E7E59" w:rsidDel="00C27466">
          <w:rPr>
            <w:rFonts w:hint="eastAsia"/>
            <w:lang w:eastAsia="zh-CN"/>
          </w:rPr>
          <w:delText xml:space="preserve">fault-tolerant </w:delText>
        </w:r>
        <w:r w:rsidRPr="000C7AF3" w:rsidDel="00C27466">
          <w:rPr>
            <w:rFonts w:hint="eastAsia"/>
          </w:rPr>
          <w:delText xml:space="preserve">schemes </w:delText>
        </w:r>
        <w:r w:rsidR="003E7E59" w:rsidDel="00C27466">
          <w:rPr>
            <w:rFonts w:hint="eastAsia"/>
            <w:lang w:eastAsia="zh-CN"/>
          </w:rPr>
          <w:delText xml:space="preserve">have been proposed </w:delText>
        </w:r>
        <w:r w:rsidR="00093B2B" w:rsidDel="00C27466">
          <w:rPr>
            <w:rFonts w:hint="eastAsia"/>
            <w:lang w:eastAsia="zh-CN"/>
          </w:rPr>
          <w:delText>for applications such as target/event detection</w:delText>
        </w:r>
        <w:r w:rsidR="003E7E59" w:rsidDel="00C27466">
          <w:rPr>
            <w:rFonts w:hint="eastAsia"/>
            <w:lang w:eastAsia="zh-CN"/>
          </w:rPr>
          <w:delText xml:space="preserve">, they </w:delText>
        </w:r>
        <w:r w:rsidRPr="000C7AF3" w:rsidDel="00C27466">
          <w:rPr>
            <w:rFonts w:hint="eastAsia"/>
          </w:rPr>
          <w:delText xml:space="preserve">would fail </w:delText>
        </w:r>
        <w:r w:rsidRPr="00FA5770" w:rsidDel="00C27466">
          <w:rPr>
            <w:rFonts w:hint="eastAsia"/>
          </w:rPr>
          <w:delText>in SHM applications</w:delText>
        </w:r>
        <w:r w:rsidRPr="000C7AF3" w:rsidDel="00C27466">
          <w:rPr>
            <w:rFonts w:hint="eastAsia"/>
          </w:rPr>
          <w:delText xml:space="preserve"> because </w:delText>
        </w:r>
        <w:r w:rsidR="004F0AF2" w:rsidDel="00C27466">
          <w:rPr>
            <w:rFonts w:hint="eastAsia"/>
            <w:lang w:eastAsia="zh-CN"/>
          </w:rPr>
          <w:delText>detecti</w:delText>
        </w:r>
        <w:r w:rsidR="005B4D2C" w:rsidDel="00C27466">
          <w:rPr>
            <w:rFonts w:hint="eastAsia"/>
            <w:lang w:eastAsia="zh-CN"/>
          </w:rPr>
          <w:delText>ng</w:delText>
        </w:r>
        <w:r w:rsidR="004F0AF2" w:rsidDel="00C27466">
          <w:rPr>
            <w:rFonts w:hint="eastAsia"/>
            <w:lang w:eastAsia="zh-CN"/>
          </w:rPr>
          <w:delText xml:space="preserve"> damage</w:delText>
        </w:r>
        <w:r w:rsidR="004F0AF2" w:rsidRPr="000C7AF3" w:rsidDel="00C27466">
          <w:rPr>
            <w:rFonts w:hint="eastAsia"/>
          </w:rPr>
          <w:delText xml:space="preserve"> </w:delText>
        </w:r>
        <w:r w:rsidRPr="000C7AF3" w:rsidDel="00C27466">
          <w:rPr>
            <w:rFonts w:hint="eastAsia"/>
          </w:rPr>
          <w:delText>uses different model</w:delText>
        </w:r>
        <w:r w:rsidDel="00C27466">
          <w:rPr>
            <w:rFonts w:hint="eastAsia"/>
          </w:rPr>
          <w:delText>.</w:delText>
        </w:r>
        <w:r w:rsidRPr="000C7AF3" w:rsidDel="00C27466">
          <w:rPr>
            <w:rFonts w:hint="eastAsia"/>
          </w:rPr>
          <w:delText xml:space="preserve"> </w:delText>
        </w:r>
        <w:r w:rsidDel="00C27466">
          <w:rPr>
            <w:rFonts w:hint="eastAsia"/>
            <w:lang w:eastAsia="zh-CN"/>
          </w:rPr>
          <w:delText>Meanwhile</w:delText>
        </w:r>
        <w:r w:rsidRPr="00FA5770" w:rsidDel="00C27466">
          <w:rPr>
            <w:rFonts w:hint="eastAsia"/>
          </w:rPr>
          <w:delText xml:space="preserve">, </w:delText>
        </w:r>
        <w:r w:rsidDel="00C27466">
          <w:rPr>
            <w:rFonts w:hint="eastAsia"/>
            <w:lang w:eastAsia="zh-CN"/>
          </w:rPr>
          <w:delText xml:space="preserve">researchers in </w:delText>
        </w:r>
        <w:r w:rsidRPr="00FA5770" w:rsidDel="00C27466">
          <w:rPr>
            <w:rFonts w:hint="eastAsia"/>
          </w:rPr>
          <w:delText xml:space="preserve">civil community </w:delText>
        </w:r>
        <w:r w:rsidDel="00C27466">
          <w:rPr>
            <w:rFonts w:hint="eastAsia"/>
            <w:lang w:eastAsia="zh-CN"/>
          </w:rPr>
          <w:delText xml:space="preserve">also proposed some </w:delText>
        </w:r>
        <w:r w:rsidRPr="00FA5770" w:rsidDel="00C27466">
          <w:rPr>
            <w:rFonts w:hint="eastAsia"/>
          </w:rPr>
          <w:delText>fault-tolerant SHM algorithms</w:delText>
        </w:r>
        <w:r w:rsidDel="00C27466">
          <w:rPr>
            <w:rFonts w:hint="eastAsia"/>
            <w:lang w:eastAsia="zh-CN"/>
          </w:rPr>
          <w:delText xml:space="preserve">. However, these algorithms </w:delText>
        </w:r>
        <w:r w:rsidRPr="00FA5770" w:rsidDel="00C27466">
          <w:rPr>
            <w:rFonts w:hint="eastAsia"/>
          </w:rPr>
          <w:delText xml:space="preserve">are </w:delText>
        </w:r>
        <w:r w:rsidDel="00C27466">
          <w:rPr>
            <w:rFonts w:hint="eastAsia"/>
            <w:lang w:eastAsia="zh-CN"/>
          </w:rPr>
          <w:delText xml:space="preserve">all </w:delText>
        </w:r>
        <w:r w:rsidRPr="00FA5770" w:rsidDel="00C27466">
          <w:rPr>
            <w:rFonts w:hint="eastAsia"/>
          </w:rPr>
          <w:delText>centralized</w:delText>
        </w:r>
        <w:r w:rsidDel="00C27466">
          <w:rPr>
            <w:rFonts w:hint="eastAsia"/>
            <w:lang w:eastAsia="zh-CN"/>
          </w:rPr>
          <w:delText xml:space="preserve"> </w:delText>
        </w:r>
        <w:r w:rsidRPr="00CF0A51" w:rsidDel="00C27466">
          <w:rPr>
            <w:rFonts w:eastAsiaTheme="minorEastAsia" w:hint="eastAsia"/>
            <w:lang w:eastAsia="zh-HK"/>
          </w:rPr>
          <w:delText xml:space="preserve">and not applicable to </w:delText>
        </w:r>
        <w:r w:rsidRPr="00CF0A51" w:rsidDel="00C27466">
          <w:rPr>
            <w:rFonts w:eastAsiaTheme="minorEastAsia"/>
            <w:lang w:eastAsia="zh-HK"/>
          </w:rPr>
          <w:delText>resource</w:delText>
        </w:r>
        <w:r w:rsidRPr="00CF0A51" w:rsidDel="00C27466">
          <w:rPr>
            <w:rFonts w:eastAsiaTheme="minorEastAsia" w:hint="eastAsia"/>
            <w:lang w:eastAsia="zh-HK"/>
          </w:rPr>
          <w:delText>-limited wireless sensor networks.</w:delText>
        </w:r>
        <w:r w:rsidDel="00C27466">
          <w:rPr>
            <w:rFonts w:hint="eastAsia"/>
            <w:lang w:eastAsia="zh-CN"/>
          </w:rPr>
          <w:delText xml:space="preserve"> </w:delText>
        </w:r>
      </w:del>
      <w:del w:id="9" w:author="hkpu" w:date="2010-12-10T12:39:00Z">
        <w:r w:rsidDel="009F78C8">
          <w:rPr>
            <w:rFonts w:eastAsiaTheme="minorEastAsia" w:hint="eastAsia"/>
            <w:lang w:eastAsia="zh-HK"/>
          </w:rPr>
          <w:delText xml:space="preserve">To </w:delText>
        </w:r>
      </w:del>
      <w:del w:id="10" w:author="hkpu" w:date="2010-12-08T11:36:00Z">
        <w:r w:rsidDel="00C27466">
          <w:rPr>
            <w:rFonts w:eastAsiaTheme="minorEastAsia" w:hint="eastAsia"/>
            <w:lang w:eastAsia="zh-HK"/>
          </w:rPr>
          <w:delText xml:space="preserve">our </w:delText>
        </w:r>
      </w:del>
      <w:del w:id="11" w:author="hkpu" w:date="2010-12-10T12:39:00Z">
        <w:r w:rsidDel="009F78C8">
          <w:rPr>
            <w:rFonts w:eastAsiaTheme="minorEastAsia" w:hint="eastAsia"/>
            <w:lang w:eastAsia="zh-HK"/>
          </w:rPr>
          <w:delText>best knowledge</w:delText>
        </w:r>
      </w:del>
      <w:ins w:id="12" w:author="hkpu" w:date="2010-12-10T12:39:00Z">
        <w:r w:rsidR="009F78C8">
          <w:rPr>
            <w:rFonts w:eastAsiaTheme="minorEastAsia"/>
            <w:lang w:eastAsia="zh-HK"/>
          </w:rPr>
          <w:t>In this paper</w:t>
        </w:r>
      </w:ins>
      <w:r w:rsidRPr="00CF0A51">
        <w:rPr>
          <w:rFonts w:eastAsiaTheme="minorEastAsia" w:hint="eastAsia"/>
          <w:lang w:eastAsia="zh-HK"/>
        </w:rPr>
        <w:t xml:space="preserve">, we </w:t>
      </w:r>
      <w:del w:id="13" w:author="hkpu" w:date="2010-12-10T12:39:00Z">
        <w:r w:rsidRPr="00CF0A51" w:rsidDel="009F78C8">
          <w:rPr>
            <w:rFonts w:eastAsiaTheme="minorEastAsia" w:hint="eastAsia"/>
            <w:lang w:eastAsia="zh-HK"/>
          </w:rPr>
          <w:delText xml:space="preserve">are the first to </w:delText>
        </w:r>
      </w:del>
      <w:r w:rsidRPr="00CF0A51">
        <w:rPr>
          <w:rFonts w:eastAsiaTheme="minorEastAsia" w:hint="eastAsia"/>
          <w:lang w:eastAsia="zh-HK"/>
        </w:rPr>
        <w:t>address fault tolerance problem in WSN-based SHM</w:t>
      </w:r>
      <w:r>
        <w:rPr>
          <w:rFonts w:hint="eastAsia"/>
          <w:lang w:eastAsia="zh-CN"/>
        </w:rPr>
        <w:t xml:space="preserve">.  We target </w:t>
      </w:r>
      <w:r w:rsidR="00AC5BEF">
        <w:rPr>
          <w:rFonts w:hint="eastAsia"/>
          <w:lang w:eastAsia="zh-CN"/>
        </w:rPr>
        <w:t>faulty sensor reading</w:t>
      </w:r>
      <w:r w:rsidR="00AC5BEF">
        <w:rPr>
          <w:rFonts w:eastAsiaTheme="minorEastAsia" w:hint="eastAsia"/>
          <w:lang w:eastAsia="zh-HK"/>
        </w:rPr>
        <w:t>,</w:t>
      </w:r>
      <w:r w:rsidR="00AC5BEF">
        <w:rPr>
          <w:rFonts w:hint="eastAsia"/>
          <w:lang w:eastAsia="zh-CN"/>
        </w:rPr>
        <w:t xml:space="preserve"> </w:t>
      </w:r>
      <w:r>
        <w:rPr>
          <w:rFonts w:hint="eastAsia"/>
          <w:lang w:eastAsia="zh-CN"/>
        </w:rPr>
        <w:t>one of the most difficult types of sensor fault to be detected</w:t>
      </w:r>
      <w:r w:rsidR="00833139">
        <w:rPr>
          <w:rFonts w:eastAsiaTheme="minorEastAsia" w:hint="eastAsia"/>
          <w:lang w:eastAsia="zh-HK"/>
        </w:rPr>
        <w:t>,</w:t>
      </w:r>
      <w:r w:rsidR="00833139">
        <w:rPr>
          <w:rFonts w:hint="eastAsia"/>
          <w:lang w:eastAsia="zh-CN"/>
        </w:rPr>
        <w:t xml:space="preserve"> </w:t>
      </w:r>
      <w:r>
        <w:rPr>
          <w:rFonts w:hint="eastAsia"/>
          <w:lang w:eastAsia="zh-CN"/>
        </w:rPr>
        <w:t>and propos</w:t>
      </w:r>
      <w:r w:rsidR="00833139">
        <w:rPr>
          <w:rFonts w:eastAsiaTheme="minorEastAsia" w:hint="eastAsia"/>
          <w:lang w:eastAsia="zh-HK"/>
        </w:rPr>
        <w:t>e</w:t>
      </w:r>
      <w:r w:rsidR="002438E4">
        <w:rPr>
          <w:rFonts w:hint="eastAsia"/>
          <w:lang w:eastAsia="zh-CN"/>
        </w:rPr>
        <w:t xml:space="preserve"> a</w:t>
      </w:r>
      <w:r>
        <w:rPr>
          <w:rFonts w:hint="eastAsia"/>
          <w:lang w:eastAsia="zh-CN"/>
        </w:rPr>
        <w:t xml:space="preserve"> </w:t>
      </w:r>
      <w:r w:rsidR="00833139">
        <w:rPr>
          <w:rFonts w:eastAsiaTheme="minorEastAsia" w:hint="eastAsia"/>
          <w:lang w:eastAsia="zh-HK"/>
        </w:rPr>
        <w:t>fault-tolerant SHM</w:t>
      </w:r>
      <w:r w:rsidR="002438E4">
        <w:rPr>
          <w:rFonts w:hint="eastAsia"/>
          <w:lang w:eastAsia="zh-CN"/>
        </w:rPr>
        <w:t xml:space="preserve"> approach</w:t>
      </w:r>
      <w:r w:rsidRPr="00CF0A51">
        <w:rPr>
          <w:rFonts w:eastAsiaTheme="minorEastAsia" w:hint="eastAsia"/>
          <w:lang w:eastAsia="zh-HK"/>
        </w:rPr>
        <w:t xml:space="preserve">. </w:t>
      </w:r>
      <w:bookmarkStart w:id="14" w:name="OLE_LINK1"/>
      <w:bookmarkStart w:id="15" w:name="OLE_LINK2"/>
      <w:del w:id="16" w:author="hkpu" w:date="2010-12-08T12:22:00Z">
        <w:r w:rsidDel="00DA2BCF">
          <w:rPr>
            <w:rFonts w:eastAsiaTheme="minorEastAsia" w:hint="eastAsia"/>
            <w:lang w:eastAsia="zh-HK"/>
          </w:rPr>
          <w:delText xml:space="preserve">In </w:delText>
        </w:r>
      </w:del>
      <w:del w:id="17" w:author="hkpu" w:date="2010-12-07T23:58:00Z">
        <w:r w:rsidDel="00AE33DF">
          <w:rPr>
            <w:rFonts w:eastAsiaTheme="minorEastAsia" w:hint="eastAsia"/>
            <w:lang w:eastAsia="zh-HK"/>
          </w:rPr>
          <w:delText xml:space="preserve">this </w:delText>
        </w:r>
      </w:del>
      <w:del w:id="18" w:author="hkpu" w:date="2010-12-08T12:22:00Z">
        <w:r w:rsidDel="00DA2BCF">
          <w:rPr>
            <w:rFonts w:eastAsiaTheme="minorEastAsia"/>
            <w:lang w:eastAsia="zh-HK"/>
          </w:rPr>
          <w:delText>approach</w:delText>
        </w:r>
        <w:r w:rsidDel="00DA2BCF">
          <w:rPr>
            <w:rFonts w:eastAsiaTheme="minorEastAsia" w:hint="eastAsia"/>
            <w:lang w:eastAsia="zh-HK"/>
          </w:rPr>
          <w:delText xml:space="preserve">, </w:delText>
        </w:r>
      </w:del>
      <w:ins w:id="19" w:author="hkpu" w:date="2010-12-08T12:22:00Z">
        <w:r w:rsidR="00DA2BCF">
          <w:rPr>
            <w:rFonts w:eastAsiaTheme="minorEastAsia"/>
            <w:lang w:eastAsia="zh-HK"/>
          </w:rPr>
          <w:t>Our approach u</w:t>
        </w:r>
      </w:ins>
      <w:ins w:id="20" w:author="hkpu" w:date="2010-12-08T12:24:00Z">
        <w:r w:rsidR="00DD0C9C">
          <w:rPr>
            <w:rFonts w:eastAsiaTheme="minorEastAsia"/>
            <w:lang w:eastAsia="zh-HK"/>
          </w:rPr>
          <w:t>s</w:t>
        </w:r>
      </w:ins>
      <w:ins w:id="21" w:author="hkpu" w:date="2010-12-08T12:22:00Z">
        <w:r w:rsidR="00DA2BCF">
          <w:rPr>
            <w:rFonts w:eastAsiaTheme="minorEastAsia"/>
            <w:lang w:eastAsia="zh-HK"/>
          </w:rPr>
          <w:t>es</w:t>
        </w:r>
      </w:ins>
      <w:ins w:id="22" w:author="hkpu" w:date="2010-12-07T23:56:00Z">
        <w:r w:rsidR="00AE33DF">
          <w:rPr>
            <w:rFonts w:eastAsiaTheme="minorEastAsia"/>
            <w:lang w:eastAsia="zh-HK"/>
          </w:rPr>
          <w:t xml:space="preserve"> </w:t>
        </w:r>
      </w:ins>
      <w:r>
        <w:rPr>
          <w:rFonts w:eastAsiaTheme="minorEastAsia" w:hint="eastAsia"/>
          <w:lang w:eastAsia="zh-HK"/>
        </w:rPr>
        <w:t xml:space="preserve">two types of structural </w:t>
      </w:r>
      <w:r>
        <w:rPr>
          <w:rFonts w:eastAsiaTheme="minorEastAsia"/>
          <w:lang w:eastAsia="zh-HK"/>
        </w:rPr>
        <w:t>dynamic</w:t>
      </w:r>
      <w:r>
        <w:rPr>
          <w:rFonts w:eastAsiaTheme="minorEastAsia" w:hint="eastAsia"/>
          <w:lang w:eastAsia="zh-HK"/>
        </w:rPr>
        <w:t xml:space="preserve"> characteristics</w:t>
      </w:r>
      <w:del w:id="23" w:author="hkpu" w:date="2010-12-08T12:22:00Z">
        <w:r w:rsidDel="00DA2BCF">
          <w:rPr>
            <w:rFonts w:eastAsiaTheme="minorEastAsia" w:hint="eastAsia"/>
            <w:lang w:eastAsia="zh-HK"/>
          </w:rPr>
          <w:delText>,</w:delText>
        </w:r>
      </w:del>
      <w:ins w:id="24" w:author="hkpu" w:date="2010-12-08T12:22:00Z">
        <w:r w:rsidR="00DA2BCF">
          <w:rPr>
            <w:rFonts w:eastAsiaTheme="minorEastAsia"/>
            <w:lang w:eastAsia="zh-HK"/>
          </w:rPr>
          <w:t>:</w:t>
        </w:r>
      </w:ins>
      <w:r>
        <w:rPr>
          <w:rFonts w:eastAsiaTheme="minorEastAsia" w:hint="eastAsia"/>
          <w:lang w:eastAsia="zh-HK"/>
        </w:rPr>
        <w:t xml:space="preserve"> natural frequencies and mode shapes </w:t>
      </w:r>
      <w:ins w:id="25" w:author="hkpu" w:date="2010-12-07T23:56:00Z">
        <w:r w:rsidR="00AE33DF">
          <w:rPr>
            <w:rFonts w:eastAsiaTheme="minorEastAsia"/>
            <w:lang w:eastAsia="zh-HK"/>
          </w:rPr>
          <w:t xml:space="preserve">which </w:t>
        </w:r>
      </w:ins>
      <w:r>
        <w:rPr>
          <w:rFonts w:eastAsiaTheme="minorEastAsia" w:hint="eastAsia"/>
          <w:lang w:eastAsia="zh-HK"/>
        </w:rPr>
        <w:t xml:space="preserve">are extracted from </w:t>
      </w:r>
      <w:r w:rsidR="00AF3A7F">
        <w:rPr>
          <w:rFonts w:eastAsiaTheme="minorEastAsia" w:hint="eastAsia"/>
          <w:lang w:eastAsia="zh-HK"/>
        </w:rPr>
        <w:t xml:space="preserve">measured </w:t>
      </w:r>
      <w:r>
        <w:rPr>
          <w:rFonts w:eastAsiaTheme="minorEastAsia" w:hint="eastAsia"/>
          <w:lang w:eastAsia="zh-HK"/>
        </w:rPr>
        <w:t>data</w:t>
      </w:r>
      <w:del w:id="26" w:author="hkpu" w:date="2010-12-07T23:57:00Z">
        <w:r w:rsidDel="00AE33DF">
          <w:rPr>
            <w:rFonts w:eastAsiaTheme="minorEastAsia" w:hint="eastAsia"/>
            <w:lang w:eastAsia="zh-HK"/>
          </w:rPr>
          <w:delText xml:space="preserve"> and used in different </w:delText>
        </w:r>
        <w:r w:rsidR="00187E54" w:rsidDel="00AE33DF">
          <w:rPr>
            <w:rFonts w:hint="eastAsia"/>
            <w:lang w:eastAsia="zh-CN"/>
          </w:rPr>
          <w:delText>stages</w:delText>
        </w:r>
      </w:del>
      <w:r>
        <w:rPr>
          <w:rFonts w:eastAsiaTheme="minorEastAsia" w:hint="eastAsia"/>
          <w:lang w:eastAsia="zh-HK"/>
        </w:rPr>
        <w:t xml:space="preserve">. </w:t>
      </w:r>
      <w:r w:rsidR="00187E54">
        <w:rPr>
          <w:rFonts w:hint="eastAsia"/>
          <w:lang w:eastAsia="zh-CN"/>
        </w:rPr>
        <w:t>R</w:t>
      </w:r>
      <w:r>
        <w:rPr>
          <w:rFonts w:eastAsiaTheme="minorEastAsia" w:hint="eastAsia"/>
          <w:lang w:eastAsia="zh-HK"/>
        </w:rPr>
        <w:t>edundancy in natural frequencies</w:t>
      </w:r>
      <w:r>
        <w:rPr>
          <w:rFonts w:hint="eastAsia"/>
          <w:lang w:eastAsia="zh-CN"/>
        </w:rPr>
        <w:t xml:space="preserve"> </w:t>
      </w:r>
      <w:r>
        <w:rPr>
          <w:rFonts w:eastAsiaTheme="minorEastAsia" w:hint="eastAsia"/>
          <w:lang w:eastAsia="zh-HK"/>
        </w:rPr>
        <w:t>is used to detect faulty sensor nodes</w:t>
      </w:r>
      <w:r w:rsidR="00187E54">
        <w:rPr>
          <w:rFonts w:hint="eastAsia"/>
          <w:lang w:eastAsia="zh-CN"/>
        </w:rPr>
        <w:t xml:space="preserve"> </w:t>
      </w:r>
      <w:del w:id="27" w:author="hkpu" w:date="2010-12-07T23:57:00Z">
        <w:r w:rsidR="00187E54" w:rsidDel="00AE33DF">
          <w:rPr>
            <w:rFonts w:hint="eastAsia"/>
            <w:lang w:eastAsia="zh-CN"/>
          </w:rPr>
          <w:delText>and a</w:delText>
        </w:r>
        <w:r w:rsidRPr="00CF0A51" w:rsidDel="00AE33DF">
          <w:rPr>
            <w:rFonts w:eastAsiaTheme="minorEastAsia" w:hint="eastAsia"/>
            <w:lang w:eastAsia="zh-HK"/>
          </w:rPr>
          <w:delText>fter faulty nodes have been isolated,</w:delText>
        </w:r>
      </w:del>
      <w:ins w:id="28" w:author="hkpu" w:date="2010-12-07T23:57:00Z">
        <w:r w:rsidR="00AE33DF">
          <w:rPr>
            <w:lang w:eastAsia="zh-CN"/>
          </w:rPr>
          <w:t>while</w:t>
        </w:r>
      </w:ins>
      <w:r w:rsidRPr="00CF0A51">
        <w:rPr>
          <w:rFonts w:eastAsiaTheme="minorEastAsia" w:hint="eastAsia"/>
          <w:lang w:eastAsia="zh-HK"/>
        </w:rPr>
        <w:t xml:space="preserve"> </w:t>
      </w:r>
      <w:r>
        <w:rPr>
          <w:rFonts w:eastAsiaTheme="minorEastAsia" w:hint="eastAsia"/>
          <w:lang w:eastAsia="zh-HK"/>
        </w:rPr>
        <w:t xml:space="preserve">mode shapes </w:t>
      </w:r>
      <w:r w:rsidR="00187E54">
        <w:rPr>
          <w:rFonts w:hint="eastAsia"/>
          <w:lang w:eastAsia="zh-CN"/>
        </w:rPr>
        <w:t xml:space="preserve">are used </w:t>
      </w:r>
      <w:r>
        <w:rPr>
          <w:rFonts w:eastAsiaTheme="minorEastAsia" w:hint="eastAsia"/>
          <w:lang w:eastAsia="zh-HK"/>
        </w:rPr>
        <w:t>to</w:t>
      </w:r>
      <w:r>
        <w:rPr>
          <w:rFonts w:hint="eastAsia"/>
          <w:lang w:eastAsia="zh-CN"/>
        </w:rPr>
        <w:t xml:space="preserve"> </w:t>
      </w:r>
      <w:r>
        <w:rPr>
          <w:lang w:eastAsia="zh-CN"/>
        </w:rPr>
        <w:t>accurately</w:t>
      </w:r>
      <w:r>
        <w:rPr>
          <w:rFonts w:hint="eastAsia"/>
          <w:lang w:eastAsia="zh-CN"/>
        </w:rPr>
        <w:t xml:space="preserve"> </w:t>
      </w:r>
      <w:r w:rsidRPr="00CF0A51">
        <w:rPr>
          <w:rFonts w:eastAsiaTheme="minorEastAsia" w:hint="eastAsia"/>
          <w:lang w:eastAsia="zh-HK"/>
        </w:rPr>
        <w:t>detect possible structural damage.</w:t>
      </w:r>
      <w:r w:rsidR="008F5C74">
        <w:rPr>
          <w:rFonts w:hint="eastAsia"/>
          <w:lang w:eastAsia="zh-CN"/>
        </w:rPr>
        <w:t xml:space="preserve"> </w:t>
      </w:r>
      <w:del w:id="29" w:author="hkpu" w:date="2010-12-07T23:58:00Z">
        <w:r w:rsidR="008F5C74" w:rsidDel="00AE33DF">
          <w:rPr>
            <w:rFonts w:hint="eastAsia"/>
            <w:lang w:eastAsia="zh-CN"/>
          </w:rPr>
          <w:delText xml:space="preserve">In this </w:delText>
        </w:r>
        <w:r w:rsidR="008F5C74" w:rsidDel="00AE33DF">
          <w:rPr>
            <w:lang w:eastAsia="zh-CN"/>
          </w:rPr>
          <w:delText>approach</w:delText>
        </w:r>
      </w:del>
      <w:del w:id="30" w:author="hkpu" w:date="2010-12-08T12:23:00Z">
        <w:r w:rsidR="008F5C74" w:rsidDel="00DA2BCF">
          <w:rPr>
            <w:rFonts w:hint="eastAsia"/>
            <w:lang w:eastAsia="zh-CN"/>
          </w:rPr>
          <w:delText>,</w:delText>
        </w:r>
        <w:r w:rsidRPr="00CF0A51" w:rsidDel="00DA2BCF">
          <w:rPr>
            <w:rFonts w:eastAsiaTheme="minorEastAsia" w:hint="eastAsia"/>
            <w:lang w:eastAsia="zh-HK"/>
          </w:rPr>
          <w:delText xml:space="preserve"> </w:delText>
        </w:r>
        <w:r w:rsidR="008F5C74" w:rsidDel="00DA2BCF">
          <w:rPr>
            <w:rFonts w:hint="eastAsia"/>
            <w:lang w:eastAsia="zh-CN"/>
          </w:rPr>
          <w:delText xml:space="preserve">detection of </w:delText>
        </w:r>
        <w:bookmarkEnd w:id="14"/>
        <w:bookmarkEnd w:id="15"/>
        <w:r w:rsidR="008F5C74" w:rsidDel="00DA2BCF">
          <w:rPr>
            <w:rFonts w:hint="eastAsia"/>
            <w:lang w:eastAsia="zh-CN"/>
          </w:rPr>
          <w:delText>f</w:delText>
        </w:r>
        <w:r w:rsidR="00C06F40" w:rsidDel="00DA2BCF">
          <w:rPr>
            <w:rFonts w:hint="eastAsia"/>
            <w:lang w:eastAsia="zh-CN"/>
          </w:rPr>
          <w:delText xml:space="preserve">aulty sensor nodes </w:delText>
        </w:r>
        <w:r w:rsidR="008F5C74" w:rsidDel="00DA2BCF">
          <w:rPr>
            <w:rFonts w:hint="eastAsia"/>
            <w:lang w:eastAsia="zh-CN"/>
          </w:rPr>
          <w:delText xml:space="preserve">and </w:delText>
        </w:r>
        <w:r w:rsidR="008F5C74" w:rsidDel="00DA2BCF">
          <w:rPr>
            <w:lang w:eastAsia="zh-CN"/>
          </w:rPr>
          <w:delText>structural</w:delText>
        </w:r>
        <w:r w:rsidR="008F5C74" w:rsidDel="00DA2BCF">
          <w:rPr>
            <w:rFonts w:hint="eastAsia"/>
            <w:lang w:eastAsia="zh-CN"/>
          </w:rPr>
          <w:delText xml:space="preserve"> </w:delText>
        </w:r>
        <w:r w:rsidR="00C06F40" w:rsidDel="00DA2BCF">
          <w:rPr>
            <w:rFonts w:hint="eastAsia"/>
            <w:lang w:eastAsia="zh-CN"/>
          </w:rPr>
          <w:delText xml:space="preserve">damage are </w:delText>
        </w:r>
        <w:r w:rsidRPr="00CF0A51" w:rsidDel="00DA2BCF">
          <w:rPr>
            <w:rFonts w:eastAsiaTheme="minorEastAsia" w:hint="eastAsia"/>
            <w:lang w:eastAsia="zh-HK"/>
          </w:rPr>
          <w:delText xml:space="preserve">efficiently integrated and </w:delText>
        </w:r>
      </w:del>
      <w:del w:id="31" w:author="hkpu" w:date="2010-12-07T23:58:00Z">
        <w:r w:rsidR="00187E54" w:rsidDel="000F4D6D">
          <w:rPr>
            <w:rFonts w:hint="eastAsia"/>
            <w:lang w:eastAsia="zh-CN"/>
          </w:rPr>
          <w:delText>it</w:delText>
        </w:r>
        <w:r w:rsidR="008F5C74" w:rsidDel="000F4D6D">
          <w:rPr>
            <w:rFonts w:hint="eastAsia"/>
            <w:lang w:eastAsia="zh-CN"/>
          </w:rPr>
          <w:delText xml:space="preserve"> </w:delText>
        </w:r>
      </w:del>
      <w:del w:id="32" w:author="hkpu" w:date="2010-12-08T12:23:00Z">
        <w:r w:rsidRPr="00CF0A51" w:rsidDel="00DA2BCF">
          <w:rPr>
            <w:rFonts w:eastAsiaTheme="minorEastAsia" w:hint="eastAsia"/>
            <w:lang w:eastAsia="zh-HK"/>
          </w:rPr>
          <w:delText xml:space="preserve">is able to </w:delText>
        </w:r>
        <w:r w:rsidRPr="00CF0A51" w:rsidDel="00DA2BCF">
          <w:rPr>
            <w:rFonts w:eastAsiaTheme="minorEastAsia"/>
            <w:lang w:eastAsia="zh-HK"/>
          </w:rPr>
          <w:delText>disambiguate</w:delText>
        </w:r>
        <w:r w:rsidRPr="00CF0A51" w:rsidDel="00DA2BCF">
          <w:rPr>
            <w:rFonts w:eastAsiaTheme="minorEastAsia" w:hint="eastAsia"/>
            <w:lang w:eastAsia="zh-HK"/>
          </w:rPr>
          <w:delText xml:space="preserve"> structural damage from sensor faults. </w:delText>
        </w:r>
      </w:del>
      <w:r w:rsidRPr="00CF0A51">
        <w:rPr>
          <w:rFonts w:eastAsiaTheme="minorEastAsia" w:hint="eastAsia"/>
          <w:lang w:eastAsia="zh-HK"/>
        </w:rPr>
        <w:t>T</w:t>
      </w:r>
      <w:r w:rsidRPr="00CF0A51">
        <w:rPr>
          <w:rFonts w:eastAsiaTheme="minorEastAsia"/>
          <w:lang w:eastAsia="zh-HK"/>
        </w:rPr>
        <w:t>h</w:t>
      </w:r>
      <w:r w:rsidRPr="00CF0A51">
        <w:rPr>
          <w:rFonts w:eastAsiaTheme="minorEastAsia" w:hint="eastAsia"/>
          <w:lang w:eastAsia="zh-HK"/>
        </w:rPr>
        <w:t xml:space="preserve">e effectiveness of the proposed </w:t>
      </w:r>
      <w:r w:rsidR="00187E54">
        <w:rPr>
          <w:lang w:eastAsia="zh-CN"/>
        </w:rPr>
        <w:t>approach</w:t>
      </w:r>
      <w:r w:rsidR="002438E4" w:rsidRPr="00CF0A51">
        <w:rPr>
          <w:rFonts w:eastAsiaTheme="minorEastAsia" w:hint="eastAsia"/>
          <w:lang w:eastAsia="zh-HK"/>
        </w:rPr>
        <w:t xml:space="preserve"> </w:t>
      </w:r>
      <w:r w:rsidRPr="00CF0A51">
        <w:rPr>
          <w:rFonts w:eastAsiaTheme="minorEastAsia" w:hint="eastAsia"/>
          <w:lang w:eastAsia="zh-HK"/>
        </w:rPr>
        <w:t xml:space="preserve">is demonstrated through both simulation and </w:t>
      </w:r>
      <w:r w:rsidR="00AF3A7F">
        <w:rPr>
          <w:rFonts w:eastAsiaTheme="minorEastAsia" w:hint="eastAsia"/>
          <w:lang w:eastAsia="zh-HK"/>
        </w:rPr>
        <w:t>real implementation</w:t>
      </w:r>
      <w:r w:rsidRPr="00CF0A51">
        <w:rPr>
          <w:rFonts w:eastAsiaTheme="minorEastAsia" w:hint="eastAsia"/>
          <w:lang w:eastAsia="zh-HK"/>
        </w:rPr>
        <w:t>.</w:t>
      </w:r>
    </w:p>
    <w:p w:rsidR="00D62C01" w:rsidRPr="00FA5770" w:rsidRDefault="00D62C01" w:rsidP="00D62C01">
      <w:pPr>
        <w:pStyle w:val="keywords"/>
        <w:rPr>
          <w:rFonts w:eastAsiaTheme="minorEastAsia"/>
          <w:lang w:eastAsia="zh-HK"/>
        </w:rPr>
      </w:pPr>
      <w:r>
        <w:t>Keywords- structural health monitoring, fault tolerant</w:t>
      </w:r>
    </w:p>
    <w:p w:rsidR="00D62C01" w:rsidRDefault="00D62C01" w:rsidP="00D62C01">
      <w:pPr>
        <w:pStyle w:val="Heading1"/>
      </w:pPr>
      <w:r>
        <w:t xml:space="preserve"> </w:t>
      </w:r>
      <w:r w:rsidRPr="00654FDD">
        <w:t>I</w:t>
      </w:r>
      <w:r w:rsidRPr="00654FDD">
        <w:rPr>
          <w:rFonts w:hint="eastAsia"/>
        </w:rPr>
        <w:t>ntroduction</w:t>
      </w:r>
    </w:p>
    <w:p w:rsidR="00D62C01" w:rsidRPr="00FA5770" w:rsidRDefault="00D62C01" w:rsidP="00D62C01">
      <w:pPr>
        <w:pStyle w:val="BodyText"/>
        <w:rPr>
          <w:lang w:eastAsia="zh-CN"/>
        </w:rPr>
      </w:pPr>
      <w:r w:rsidRPr="00FA5770">
        <w:rPr>
          <w:rFonts w:hint="eastAsia"/>
        </w:rPr>
        <w:t xml:space="preserve">Structures like </w:t>
      </w:r>
      <w:r>
        <w:rPr>
          <w:rFonts w:hint="eastAsia"/>
          <w:lang w:eastAsia="zh-CN"/>
        </w:rPr>
        <w:t xml:space="preserve">high-rise </w:t>
      </w:r>
      <w:r w:rsidRPr="00FA5770">
        <w:rPr>
          <w:rFonts w:hint="eastAsia"/>
        </w:rPr>
        <w:t>b</w:t>
      </w:r>
      <w:r w:rsidRPr="00F01652">
        <w:t xml:space="preserve">uildings, dams, </w:t>
      </w:r>
      <w:r>
        <w:rPr>
          <w:rFonts w:hint="eastAsia"/>
          <w:lang w:eastAsia="zh-CN"/>
        </w:rPr>
        <w:t>bridges</w:t>
      </w:r>
      <w:r w:rsidRPr="00F01652">
        <w:t>, etc. are critical components of the</w:t>
      </w:r>
      <w:r w:rsidRPr="00FA5770">
        <w:rPr>
          <w:rFonts w:hint="eastAsia"/>
        </w:rPr>
        <w:t xml:space="preserve"> </w:t>
      </w:r>
      <w:r w:rsidRPr="00F01652">
        <w:t>economic and industrial</w:t>
      </w:r>
      <w:r w:rsidRPr="00FA5770">
        <w:rPr>
          <w:rFonts w:hint="eastAsia"/>
        </w:rPr>
        <w:t xml:space="preserve"> </w:t>
      </w:r>
      <w:r w:rsidRPr="00F01652">
        <w:t>infrastructure.</w:t>
      </w:r>
      <w:r w:rsidRPr="00FA5770">
        <w:rPr>
          <w:rFonts w:hint="eastAsia"/>
        </w:rPr>
        <w:t xml:space="preserve"> However, these structures are aging with years and are also s</w:t>
      </w:r>
      <w:r w:rsidRPr="00F01652">
        <w:t>ubjected to harsh loading</w:t>
      </w:r>
      <w:r w:rsidRPr="00FA5770">
        <w:rPr>
          <w:rFonts w:hint="eastAsia"/>
        </w:rPr>
        <w:t xml:space="preserve"> </w:t>
      </w:r>
      <w:r w:rsidRPr="00F01652">
        <w:t>scenarios and severe</w:t>
      </w:r>
      <w:r w:rsidRPr="00FA5770">
        <w:rPr>
          <w:rFonts w:hint="eastAsia"/>
        </w:rPr>
        <w:t xml:space="preserve"> </w:t>
      </w:r>
      <w:r w:rsidRPr="00F01652">
        <w:t>environmental conditions</w:t>
      </w:r>
      <w:r w:rsidRPr="00FA5770">
        <w:rPr>
          <w:rFonts w:hint="eastAsia"/>
        </w:rPr>
        <w:t xml:space="preserve"> </w:t>
      </w:r>
      <w:r w:rsidRPr="00F01652">
        <w:t>that are not foreseen during</w:t>
      </w:r>
      <w:r w:rsidRPr="00FA5770">
        <w:rPr>
          <w:rFonts w:hint="eastAsia"/>
        </w:rPr>
        <w:t xml:space="preserve"> </w:t>
      </w:r>
      <w:r w:rsidRPr="00F01652">
        <w:t>the design and construction</w:t>
      </w:r>
      <w:r w:rsidRPr="00FA5770">
        <w:rPr>
          <w:rFonts w:hint="eastAsia"/>
        </w:rPr>
        <w:t>. Therefore, it is important to monitor the integrity of these structures</w:t>
      </w:r>
      <w:r>
        <w:rPr>
          <w:rFonts w:hint="eastAsia"/>
        </w:rPr>
        <w:t xml:space="preserve"> and </w:t>
      </w:r>
      <w:r w:rsidRPr="00FA5770">
        <w:rPr>
          <w:rFonts w:hint="eastAsia"/>
        </w:rPr>
        <w:t xml:space="preserve">detect </w:t>
      </w:r>
      <w:r w:rsidRPr="00FA5770">
        <w:t>and pinpoint the location</w:t>
      </w:r>
      <w:r w:rsidRPr="00FA5770">
        <w:rPr>
          <w:rFonts w:hint="eastAsia"/>
        </w:rPr>
        <w:t>s</w:t>
      </w:r>
      <w:r w:rsidRPr="00FA5770">
        <w:t xml:space="preserve"> of</w:t>
      </w:r>
      <w:r>
        <w:rPr>
          <w:rFonts w:hint="eastAsia"/>
        </w:rPr>
        <w:t xml:space="preserve"> </w:t>
      </w:r>
      <w:r w:rsidRPr="00FA5770">
        <w:t xml:space="preserve">any </w:t>
      </w:r>
      <w:r w:rsidRPr="00FA5770">
        <w:rPr>
          <w:rFonts w:hint="eastAsia"/>
        </w:rPr>
        <w:t>possible damage</w:t>
      </w:r>
      <w:r w:rsidRPr="00FA5770">
        <w:t>.</w:t>
      </w:r>
      <w:r w:rsidRPr="00FA5770">
        <w:rPr>
          <w:rFonts w:hint="eastAsia"/>
        </w:rPr>
        <w:t xml:space="preserve"> This</w:t>
      </w:r>
      <w:r w:rsidRPr="00FA5770">
        <w:t xml:space="preserve"> is </w:t>
      </w:r>
      <w:r w:rsidRPr="00FA5770">
        <w:rPr>
          <w:rFonts w:hint="eastAsia"/>
        </w:rPr>
        <w:t>the objective of</w:t>
      </w:r>
      <w:r w:rsidRPr="00FA5770">
        <w:t xml:space="preserve"> structural health monitoring (SHM).</w:t>
      </w:r>
      <w:del w:id="33" w:author="lxf" w:date="2010-12-07T12:19:00Z">
        <w:r w:rsidRPr="00FA5770" w:rsidDel="00CE052C">
          <w:rPr>
            <w:rFonts w:hint="eastAsia"/>
          </w:rPr>
          <w:delText xml:space="preserve"> </w:delText>
        </w:r>
      </w:del>
    </w:p>
    <w:p w:rsidR="00D62C01" w:rsidRPr="00FA5770" w:rsidRDefault="00D62C01" w:rsidP="00D62C01">
      <w:pPr>
        <w:pStyle w:val="BodyText"/>
      </w:pPr>
      <w:r w:rsidRPr="00FA5770">
        <w:rPr>
          <w:rFonts w:hint="eastAsia"/>
        </w:rPr>
        <w:lastRenderedPageBreak/>
        <w:t xml:space="preserve">In a SHM system, </w:t>
      </w:r>
      <w:r w:rsidRPr="00FA5770">
        <w:t>an array of sensors</w:t>
      </w:r>
      <w:r>
        <w:rPr>
          <w:rFonts w:hint="eastAsia"/>
        </w:rPr>
        <w:t xml:space="preserve">, usually accelerometers, strain gauges or </w:t>
      </w:r>
      <w:r>
        <w:t>piezoelectric</w:t>
      </w:r>
      <w:r>
        <w:rPr>
          <w:rFonts w:hint="eastAsia"/>
        </w:rPr>
        <w:t xml:space="preserve"> sensors,</w:t>
      </w:r>
      <w:r w:rsidRPr="00FA5770">
        <w:rPr>
          <w:rFonts w:hint="eastAsia"/>
        </w:rPr>
        <w:t xml:space="preserve"> are deployed on the structure to be monitored to periodically </w:t>
      </w:r>
      <w:r w:rsidRPr="00FA5770">
        <w:t>collect</w:t>
      </w:r>
      <w:r w:rsidRPr="00FA5770">
        <w:rPr>
          <w:rFonts w:hint="eastAsia"/>
        </w:rPr>
        <w:t xml:space="preserve"> its </w:t>
      </w:r>
      <w:r w:rsidRPr="00FA5770">
        <w:t>responses to ambient or forced excitation</w:t>
      </w:r>
      <w:r w:rsidRPr="00FA5770">
        <w:rPr>
          <w:rFonts w:hint="eastAsia"/>
        </w:rPr>
        <w:t>. F</w:t>
      </w:r>
      <w:r w:rsidRPr="00FA5770">
        <w:t>rom these measurements</w:t>
      </w:r>
      <w:r w:rsidRPr="00FA5770">
        <w:rPr>
          <w:rFonts w:hint="eastAsia"/>
        </w:rPr>
        <w:t>,</w:t>
      </w:r>
      <w:r w:rsidRPr="00FA5770">
        <w:t xml:space="preserve"> </w:t>
      </w:r>
      <w:r w:rsidRPr="00FA5770">
        <w:rPr>
          <w:rFonts w:hint="eastAsia"/>
        </w:rPr>
        <w:t xml:space="preserve">SHM </w:t>
      </w:r>
      <w:r w:rsidRPr="00FA5770">
        <w:t>algorithm</w:t>
      </w:r>
      <w:r w:rsidRPr="00FA5770">
        <w:rPr>
          <w:rFonts w:hint="eastAsia"/>
        </w:rPr>
        <w:t xml:space="preserve">s are carried out to </w:t>
      </w:r>
      <w:r w:rsidRPr="00FA5770">
        <w:t>extract</w:t>
      </w:r>
      <w:r w:rsidRPr="00FA5770">
        <w:rPr>
          <w:rFonts w:hint="eastAsia"/>
        </w:rPr>
        <w:t xml:space="preserve"> da</w:t>
      </w:r>
      <w:r>
        <w:rPr>
          <w:rFonts w:hint="eastAsia"/>
        </w:rPr>
        <w:t xml:space="preserve">mage-sensitive </w:t>
      </w:r>
      <w:del w:id="34" w:author="lxf" w:date="2010-12-07T12:23:00Z">
        <w:r w:rsidDel="008F5806">
          <w:delText>features</w:delText>
        </w:r>
        <w:r w:rsidDel="008F5806">
          <w:rPr>
            <w:rFonts w:hint="eastAsia"/>
          </w:rPr>
          <w:delText xml:space="preserve"> </w:delText>
        </w:r>
      </w:del>
      <w:ins w:id="35" w:author="lxf" w:date="2010-12-07T12:23:00Z">
        <w:r w:rsidR="008F5806">
          <w:rPr>
            <w:rFonts w:hint="eastAsia"/>
            <w:lang w:eastAsia="zh-CN"/>
          </w:rPr>
          <w:t>vibration characteristics</w:t>
        </w:r>
        <w:r w:rsidR="008F5806">
          <w:rPr>
            <w:rFonts w:hint="eastAsia"/>
          </w:rPr>
          <w:t xml:space="preserve"> </w:t>
        </w:r>
      </w:ins>
      <w:r>
        <w:rPr>
          <w:rFonts w:hint="eastAsia"/>
        </w:rPr>
        <w:t xml:space="preserve">and </w:t>
      </w:r>
      <w:r w:rsidRPr="00FA5770">
        <w:rPr>
          <w:rFonts w:hint="eastAsia"/>
        </w:rPr>
        <w:t xml:space="preserve">compares these </w:t>
      </w:r>
      <w:del w:id="36" w:author="lxf" w:date="2010-12-07T12:23:00Z">
        <w:r w:rsidRPr="00FA5770" w:rsidDel="008F5806">
          <w:delText>features</w:delText>
        </w:r>
        <w:r w:rsidRPr="00FA5770" w:rsidDel="008F5806">
          <w:rPr>
            <w:rFonts w:hint="eastAsia"/>
          </w:rPr>
          <w:delText xml:space="preserve"> </w:delText>
        </w:r>
      </w:del>
      <w:ins w:id="37" w:author="lxf" w:date="2010-12-07T12:23:00Z">
        <w:r w:rsidR="008F5806">
          <w:rPr>
            <w:rFonts w:hint="eastAsia"/>
            <w:lang w:eastAsia="zh-CN"/>
          </w:rPr>
          <w:t>characteristics</w:t>
        </w:r>
        <w:r w:rsidR="008F5806" w:rsidRPr="00FA5770">
          <w:rPr>
            <w:rFonts w:hint="eastAsia"/>
          </w:rPr>
          <w:t xml:space="preserve"> </w:t>
        </w:r>
      </w:ins>
      <w:r w:rsidRPr="00FA5770">
        <w:rPr>
          <w:rFonts w:hint="eastAsia"/>
        </w:rPr>
        <w:t xml:space="preserve">with </w:t>
      </w:r>
      <w:r>
        <w:rPr>
          <w:rFonts w:hint="eastAsia"/>
        </w:rPr>
        <w:t>reference ones which are</w:t>
      </w:r>
      <w:r w:rsidRPr="00FA5770">
        <w:rPr>
          <w:rFonts w:hint="eastAsia"/>
        </w:rPr>
        <w:t xml:space="preserve"> </w:t>
      </w:r>
      <w:r w:rsidRPr="00FA5770">
        <w:t>obtained</w:t>
      </w:r>
      <w:r w:rsidRPr="00FA5770">
        <w:rPr>
          <w:rFonts w:hint="eastAsia"/>
        </w:rPr>
        <w:t xml:space="preserve"> when the structure is healthy.  </w:t>
      </w:r>
      <w:r>
        <w:rPr>
          <w:rFonts w:hint="eastAsia"/>
        </w:rPr>
        <w:t>From the change of the features, information about structural d</w:t>
      </w:r>
      <w:r w:rsidRPr="00FA5770">
        <w:rPr>
          <w:rFonts w:hint="eastAsia"/>
        </w:rPr>
        <w:t xml:space="preserve">amage </w:t>
      </w:r>
      <w:r>
        <w:rPr>
          <w:rFonts w:hint="eastAsia"/>
        </w:rPr>
        <w:t xml:space="preserve">can be </w:t>
      </w:r>
      <w:proofErr w:type="gramStart"/>
      <w:r>
        <w:rPr>
          <w:rFonts w:hint="eastAsia"/>
        </w:rPr>
        <w:t>obtained</w:t>
      </w:r>
      <w:r>
        <w:rPr>
          <w:rFonts w:eastAsiaTheme="minorEastAsia" w:hint="eastAsia"/>
          <w:lang w:eastAsia="zh-HK"/>
        </w:rPr>
        <w:t>[</w:t>
      </w:r>
      <w:proofErr w:type="gramEnd"/>
      <w:r>
        <w:rPr>
          <w:rFonts w:eastAsiaTheme="minorEastAsia" w:hint="eastAsia"/>
          <w:lang w:eastAsia="zh-HK"/>
        </w:rPr>
        <w:t>1]</w:t>
      </w:r>
      <w:r>
        <w:rPr>
          <w:rFonts w:hint="eastAsia"/>
        </w:rPr>
        <w:t>.</w:t>
      </w:r>
    </w:p>
    <w:p w:rsidR="00D62C01" w:rsidRPr="00FA5770" w:rsidRDefault="00D62C01" w:rsidP="00D62C01">
      <w:pPr>
        <w:pStyle w:val="BodyText"/>
      </w:pPr>
      <w:r>
        <w:rPr>
          <w:rFonts w:hint="eastAsia"/>
        </w:rPr>
        <w:t>Recently, w</w:t>
      </w:r>
      <w:r w:rsidRPr="00874341">
        <w:t xml:space="preserve">ireless sensor networks (WSNs) have become an increasingly compelling platform for </w:t>
      </w:r>
      <w:r>
        <w:t>SHM</w:t>
      </w:r>
      <w:r w:rsidRPr="00874341">
        <w:t xml:space="preserve"> applications</w:t>
      </w:r>
      <w:r w:rsidRPr="00FA5770">
        <w:rPr>
          <w:rFonts w:hint="eastAsia"/>
        </w:rPr>
        <w:t xml:space="preserve">.  </w:t>
      </w:r>
      <w:r>
        <w:rPr>
          <w:rFonts w:hint="eastAsia"/>
          <w:lang w:eastAsia="zh-CN"/>
        </w:rPr>
        <w:t xml:space="preserve">In a </w:t>
      </w:r>
      <w:r>
        <w:rPr>
          <w:rFonts w:hint="eastAsia"/>
        </w:rPr>
        <w:t>WSN-based SHM system</w:t>
      </w:r>
      <w:r>
        <w:rPr>
          <w:rFonts w:hint="eastAsia"/>
          <w:lang w:eastAsia="zh-CN"/>
        </w:rPr>
        <w:t>,</w:t>
      </w:r>
      <w:r w:rsidRPr="00FA5770">
        <w:rPr>
          <w:rFonts w:hint="eastAsia"/>
        </w:rPr>
        <w:t xml:space="preserve"> </w:t>
      </w:r>
      <w:r>
        <w:rPr>
          <w:rFonts w:hint="eastAsia"/>
          <w:lang w:eastAsia="zh-CN"/>
        </w:rPr>
        <w:t>low-cost</w:t>
      </w:r>
      <w:r w:rsidRPr="00FA5770">
        <w:rPr>
          <w:rFonts w:hint="eastAsia"/>
        </w:rPr>
        <w:t xml:space="preserve"> wireless sensor nodes </w:t>
      </w:r>
      <w:r>
        <w:rPr>
          <w:rFonts w:hint="eastAsia"/>
          <w:lang w:eastAsia="zh-CN"/>
        </w:rPr>
        <w:t xml:space="preserve">are used to </w:t>
      </w:r>
      <w:r w:rsidRPr="00FA5770">
        <w:t>substitute</w:t>
      </w:r>
      <w:r w:rsidRPr="00FA5770">
        <w:rPr>
          <w:rFonts w:hint="eastAsia"/>
        </w:rPr>
        <w:t xml:space="preserve"> conventional </w:t>
      </w:r>
      <w:r w:rsidRPr="00FA5770">
        <w:t>costly</w:t>
      </w:r>
      <w:r w:rsidRPr="00FA5770">
        <w:rPr>
          <w:rFonts w:hint="eastAsia"/>
        </w:rPr>
        <w:t xml:space="preserve"> data </w:t>
      </w:r>
      <w:r w:rsidRPr="00FA5770">
        <w:t>acquisition</w:t>
      </w:r>
      <w:r w:rsidRPr="00FA5770">
        <w:rPr>
          <w:rFonts w:hint="eastAsia"/>
        </w:rPr>
        <w:t xml:space="preserve"> system and wireless link </w:t>
      </w:r>
      <w:r>
        <w:rPr>
          <w:rFonts w:hint="eastAsia"/>
          <w:lang w:eastAsia="zh-CN"/>
        </w:rPr>
        <w:t>is adopted to</w:t>
      </w:r>
      <w:r w:rsidRPr="00FA5770">
        <w:rPr>
          <w:rFonts w:hint="eastAsia"/>
        </w:rPr>
        <w:t xml:space="preserve"> replace cables</w:t>
      </w:r>
      <w:r>
        <w:rPr>
          <w:rFonts w:hint="eastAsia"/>
        </w:rPr>
        <w:t xml:space="preserve">.  </w:t>
      </w:r>
      <w:r w:rsidRPr="00FA5770">
        <w:t>Correspondingly</w:t>
      </w:r>
      <w:r w:rsidRPr="00FA5770">
        <w:rPr>
          <w:rFonts w:hint="eastAsia"/>
        </w:rPr>
        <w:t>, WSN-based SHM system</w:t>
      </w:r>
      <w:r>
        <w:rPr>
          <w:rFonts w:hint="eastAsia"/>
          <w:lang w:eastAsia="zh-CN"/>
        </w:rPr>
        <w:t>s</w:t>
      </w:r>
      <w:r w:rsidRPr="00FA5770">
        <w:rPr>
          <w:rFonts w:hint="eastAsia"/>
        </w:rPr>
        <w:t xml:space="preserve"> </w:t>
      </w:r>
      <w:r>
        <w:rPr>
          <w:rFonts w:hint="eastAsia"/>
          <w:lang w:eastAsia="zh-CN"/>
        </w:rPr>
        <w:t>are</w:t>
      </w:r>
      <w:r w:rsidRPr="00FA5770">
        <w:rPr>
          <w:rFonts w:hint="eastAsia"/>
        </w:rPr>
        <w:t xml:space="preserve"> low cost, easy deployment and high flexibility</w:t>
      </w:r>
      <w:r>
        <w:rPr>
          <w:rFonts w:hint="eastAsia"/>
          <w:lang w:eastAsia="zh-CN"/>
        </w:rPr>
        <w:t>.</w:t>
      </w:r>
      <w:r w:rsidRPr="00FA5770">
        <w:rPr>
          <w:rFonts w:hint="eastAsia"/>
        </w:rPr>
        <w:t xml:space="preserve"> </w:t>
      </w:r>
      <w:r>
        <w:rPr>
          <w:rFonts w:hint="eastAsia"/>
          <w:lang w:eastAsia="zh-CN"/>
        </w:rPr>
        <w:t xml:space="preserve"> </w:t>
      </w:r>
    </w:p>
    <w:p w:rsidR="00D62C01" w:rsidRDefault="005D00D7" w:rsidP="00D62C01">
      <w:pPr>
        <w:pStyle w:val="BodyText"/>
        <w:rPr>
          <w:rFonts w:eastAsiaTheme="minorEastAsia"/>
          <w:lang w:eastAsia="zh-HK"/>
        </w:rPr>
      </w:pPr>
      <w:r>
        <w:rPr>
          <w:rFonts w:eastAsiaTheme="minorEastAsia" w:hint="eastAsia"/>
          <w:lang w:eastAsia="zh-HK"/>
        </w:rPr>
        <w:t>When implementing</w:t>
      </w:r>
      <w:r w:rsidR="00D62C01">
        <w:rPr>
          <w:rFonts w:hint="eastAsia"/>
        </w:rPr>
        <w:t xml:space="preserve"> WSN-based SHM </w:t>
      </w:r>
      <w:r>
        <w:rPr>
          <w:rFonts w:eastAsiaTheme="minorEastAsia" w:hint="eastAsia"/>
          <w:lang w:eastAsia="zh-HK"/>
        </w:rPr>
        <w:t xml:space="preserve">systems, </w:t>
      </w:r>
      <w:r w:rsidR="00321766">
        <w:rPr>
          <w:rFonts w:eastAsiaTheme="minorEastAsia" w:hint="eastAsia"/>
          <w:lang w:eastAsia="zh-HK"/>
        </w:rPr>
        <w:t xml:space="preserve">significantly efforts have been paid on issues such as </w:t>
      </w:r>
      <w:r w:rsidR="00D62C01">
        <w:rPr>
          <w:rFonts w:hint="eastAsia"/>
          <w:lang w:eastAsia="zh-CN"/>
        </w:rPr>
        <w:t xml:space="preserve">energy consumption, sensing </w:t>
      </w:r>
      <w:r w:rsidR="00D62C01">
        <w:rPr>
          <w:lang w:eastAsia="zh-CN"/>
        </w:rPr>
        <w:t>synchronization</w:t>
      </w:r>
      <w:r w:rsidR="00D62C01">
        <w:rPr>
          <w:rFonts w:hint="eastAsia"/>
          <w:lang w:eastAsia="zh-CN"/>
        </w:rPr>
        <w:t xml:space="preserve">, and </w:t>
      </w:r>
      <w:r w:rsidR="00D62C01">
        <w:t>reliable delivery</w:t>
      </w:r>
      <w:r w:rsidR="00D62C01">
        <w:rPr>
          <w:rFonts w:hint="eastAsia"/>
        </w:rPr>
        <w:t xml:space="preserve"> of large amount of data</w:t>
      </w:r>
      <w:r w:rsidR="00D62C01">
        <w:rPr>
          <w:rFonts w:hint="eastAsia"/>
          <w:lang w:eastAsia="zh-CN"/>
        </w:rPr>
        <w:t xml:space="preserve"> etc.</w:t>
      </w:r>
      <w:r w:rsidR="00D62C01" w:rsidRPr="00FE323E">
        <w:rPr>
          <w:rFonts w:hint="eastAsia"/>
        </w:rPr>
        <w:t xml:space="preserve"> </w:t>
      </w:r>
      <w:r>
        <w:rPr>
          <w:rFonts w:eastAsiaTheme="minorEastAsia" w:hint="eastAsia"/>
          <w:lang w:eastAsia="zh-HK"/>
        </w:rPr>
        <w:t>However, o</w:t>
      </w:r>
      <w:r w:rsidR="00D62C01">
        <w:rPr>
          <w:rFonts w:eastAsiaTheme="minorEastAsia" w:hint="eastAsia"/>
          <w:lang w:eastAsia="zh-HK"/>
        </w:rPr>
        <w:t xml:space="preserve">ne important </w:t>
      </w:r>
      <w:r w:rsidR="00321766">
        <w:rPr>
          <w:rFonts w:eastAsiaTheme="minorEastAsia" w:hint="eastAsia"/>
          <w:lang w:eastAsia="zh-HK"/>
        </w:rPr>
        <w:t>issue</w:t>
      </w:r>
      <w:r w:rsidR="00D62C01">
        <w:rPr>
          <w:rFonts w:eastAsiaTheme="minorEastAsia" w:hint="eastAsia"/>
          <w:lang w:eastAsia="zh-HK"/>
        </w:rPr>
        <w:t xml:space="preserve"> which</w:t>
      </w:r>
      <w:r w:rsidR="00D62C01" w:rsidRPr="00FA5770">
        <w:rPr>
          <w:rFonts w:hint="eastAsia"/>
        </w:rPr>
        <w:t xml:space="preserve"> </w:t>
      </w:r>
      <w:r w:rsidR="00D62C01">
        <w:rPr>
          <w:rFonts w:eastAsiaTheme="minorEastAsia" w:hint="eastAsia"/>
          <w:lang w:eastAsia="zh-HK"/>
        </w:rPr>
        <w:t xml:space="preserve">has </w:t>
      </w:r>
      <w:r w:rsidR="00D62C01">
        <w:rPr>
          <w:rFonts w:hint="eastAsia"/>
        </w:rPr>
        <w:t xml:space="preserve">received </w:t>
      </w:r>
      <w:r w:rsidR="00321766">
        <w:rPr>
          <w:rFonts w:eastAsiaTheme="minorEastAsia" w:hint="eastAsia"/>
          <w:lang w:eastAsia="zh-HK"/>
        </w:rPr>
        <w:t xml:space="preserve">much </w:t>
      </w:r>
      <w:r w:rsidR="00D62C01" w:rsidRPr="00FA5770">
        <w:rPr>
          <w:rFonts w:hint="eastAsia"/>
        </w:rPr>
        <w:t xml:space="preserve">less attention </w:t>
      </w:r>
      <w:r w:rsidR="00D62C01" w:rsidRPr="00FE323E">
        <w:rPr>
          <w:rFonts w:hint="eastAsia"/>
        </w:rPr>
        <w:t xml:space="preserve">is </w:t>
      </w:r>
      <w:r w:rsidR="00D62C01">
        <w:rPr>
          <w:rFonts w:hint="eastAsia"/>
          <w:lang w:eastAsia="zh-CN"/>
        </w:rPr>
        <w:t>fault tolerance.</w:t>
      </w:r>
      <w:r w:rsidR="00D62C01" w:rsidRPr="00FE323E">
        <w:rPr>
          <w:rFonts w:hint="eastAsia"/>
        </w:rPr>
        <w:t xml:space="preserve"> </w:t>
      </w:r>
    </w:p>
    <w:p w:rsidR="00D62C01" w:rsidRPr="00A16C28" w:rsidRDefault="00D62C01" w:rsidP="00D62C01">
      <w:pPr>
        <w:pStyle w:val="BodyText"/>
        <w:rPr>
          <w:lang w:eastAsia="zh-CN"/>
        </w:rPr>
      </w:pPr>
      <w:r>
        <w:rPr>
          <w:rFonts w:hint="eastAsia"/>
          <w:lang w:eastAsia="zh-CN"/>
        </w:rPr>
        <w:t xml:space="preserve">Fault tolerance </w:t>
      </w:r>
      <w:r>
        <w:rPr>
          <w:rFonts w:eastAsiaTheme="minorEastAsia" w:hint="eastAsia"/>
          <w:lang w:eastAsia="zh-CN"/>
        </w:rPr>
        <w:t xml:space="preserve">problem is </w:t>
      </w:r>
      <w:ins w:id="38" w:author="lxf" w:date="2010-12-07T12:23:00Z">
        <w:r w:rsidR="008F5806">
          <w:rPr>
            <w:rFonts w:hint="eastAsia"/>
            <w:lang w:eastAsia="zh-CN"/>
          </w:rPr>
          <w:t xml:space="preserve">much </w:t>
        </w:r>
      </w:ins>
      <w:r>
        <w:rPr>
          <w:rFonts w:eastAsiaTheme="minorEastAsia" w:hint="eastAsia"/>
          <w:lang w:eastAsia="zh-CN"/>
        </w:rPr>
        <w:t xml:space="preserve">more </w:t>
      </w:r>
      <w:r>
        <w:rPr>
          <w:rFonts w:eastAsiaTheme="minorEastAsia"/>
          <w:lang w:eastAsia="zh-CN"/>
        </w:rPr>
        <w:t>severe</w:t>
      </w:r>
      <w:r>
        <w:rPr>
          <w:rFonts w:eastAsiaTheme="minorEastAsia" w:hint="eastAsia"/>
          <w:lang w:eastAsia="zh-CN"/>
        </w:rPr>
        <w:t xml:space="preserve"> in WSN-based systems </w:t>
      </w:r>
      <w:r>
        <w:rPr>
          <w:rFonts w:hint="eastAsia"/>
          <w:lang w:eastAsia="zh-CN"/>
        </w:rPr>
        <w:t xml:space="preserve">than in the </w:t>
      </w:r>
      <w:r>
        <w:rPr>
          <w:rFonts w:eastAsiaTheme="minorEastAsia" w:hint="eastAsia"/>
          <w:lang w:eastAsia="zh-CN"/>
        </w:rPr>
        <w:t xml:space="preserve">wire-based </w:t>
      </w:r>
      <w:r>
        <w:rPr>
          <w:rFonts w:hint="eastAsia"/>
          <w:lang w:eastAsia="zh-CN"/>
        </w:rPr>
        <w:t>counterparts</w:t>
      </w:r>
      <w:r>
        <w:rPr>
          <w:rFonts w:eastAsiaTheme="minorEastAsia" w:hint="eastAsia"/>
          <w:lang w:eastAsia="zh-CN"/>
        </w:rPr>
        <w:t xml:space="preserve"> due to the following reasons.</w:t>
      </w:r>
      <w:r w:rsidRPr="008C0EBC">
        <w:rPr>
          <w:rFonts w:eastAsiaTheme="minorEastAsia" w:hint="eastAsia"/>
          <w:lang w:eastAsia="zh-CN"/>
        </w:rPr>
        <w:t xml:space="preserve"> </w:t>
      </w:r>
      <w:r>
        <w:rPr>
          <w:rFonts w:eastAsiaTheme="minorEastAsia" w:hint="eastAsia"/>
          <w:lang w:eastAsia="zh-CN"/>
        </w:rPr>
        <w:t xml:space="preserve">First, </w:t>
      </w:r>
      <w:r>
        <w:rPr>
          <w:rFonts w:hint="eastAsia"/>
          <w:lang w:eastAsia="zh-CN"/>
        </w:rPr>
        <w:t>the hardware platforms of low cost</w:t>
      </w:r>
      <w:r>
        <w:rPr>
          <w:rFonts w:eastAsiaTheme="minorEastAsia" w:hint="eastAsia"/>
          <w:lang w:eastAsia="zh-CN"/>
        </w:rPr>
        <w:t xml:space="preserve"> </w:t>
      </w:r>
      <w:r>
        <w:rPr>
          <w:rFonts w:eastAsiaTheme="minorEastAsia"/>
          <w:lang w:eastAsia="zh-CN"/>
        </w:rPr>
        <w:t>wireless</w:t>
      </w:r>
      <w:r>
        <w:rPr>
          <w:rFonts w:eastAsiaTheme="minorEastAsia" w:hint="eastAsia"/>
          <w:lang w:eastAsia="zh-CN"/>
        </w:rPr>
        <w:t xml:space="preserve"> sensor nodes</w:t>
      </w:r>
      <w:r w:rsidRPr="001A39B0">
        <w:rPr>
          <w:rFonts w:eastAsiaTheme="minorEastAsia" w:hint="eastAsia"/>
          <w:lang w:eastAsia="zh-CN"/>
        </w:rPr>
        <w:t xml:space="preserve"> </w:t>
      </w:r>
      <w:r>
        <w:rPr>
          <w:rFonts w:eastAsiaTheme="minorEastAsia" w:hint="eastAsia"/>
          <w:lang w:eastAsia="zh-CN"/>
        </w:rPr>
        <w:t xml:space="preserve">are </w:t>
      </w:r>
      <w:r>
        <w:rPr>
          <w:rFonts w:eastAsiaTheme="minorEastAsia"/>
          <w:lang w:eastAsia="zh-CN"/>
        </w:rPr>
        <w:t>intrinsically</w:t>
      </w:r>
      <w:r>
        <w:rPr>
          <w:rFonts w:eastAsiaTheme="minorEastAsia" w:hint="eastAsia"/>
          <w:lang w:eastAsia="zh-CN"/>
        </w:rPr>
        <w:t xml:space="preserve"> not as stable as centralized data acquisition system</w:t>
      </w:r>
      <w:r>
        <w:rPr>
          <w:rFonts w:hint="eastAsia"/>
          <w:lang w:eastAsia="zh-CN"/>
        </w:rPr>
        <w:t xml:space="preserve">s used in </w:t>
      </w:r>
      <w:r>
        <w:rPr>
          <w:rFonts w:eastAsiaTheme="minorEastAsia" w:hint="eastAsia"/>
          <w:lang w:eastAsia="zh-CN"/>
        </w:rPr>
        <w:t xml:space="preserve">wire-based </w:t>
      </w:r>
      <w:r>
        <w:rPr>
          <w:rFonts w:hint="eastAsia"/>
          <w:lang w:eastAsia="zh-CN"/>
        </w:rPr>
        <w:t>systems</w:t>
      </w:r>
      <w:r>
        <w:rPr>
          <w:rFonts w:eastAsiaTheme="minorEastAsia" w:hint="eastAsia"/>
          <w:lang w:eastAsia="zh-CN"/>
        </w:rPr>
        <w:t xml:space="preserve">. Second, </w:t>
      </w:r>
      <w:r>
        <w:rPr>
          <w:rFonts w:hint="eastAsia"/>
          <w:lang w:eastAsia="zh-CN"/>
        </w:rPr>
        <w:t xml:space="preserve">due to the low cost, the number of sensor nodes in a </w:t>
      </w:r>
      <w:r>
        <w:rPr>
          <w:lang w:eastAsia="zh-CN"/>
        </w:rPr>
        <w:t>typical</w:t>
      </w:r>
      <w:r>
        <w:rPr>
          <w:rFonts w:eastAsiaTheme="minorEastAsia" w:hint="eastAsia"/>
          <w:lang w:eastAsia="zh-CN"/>
        </w:rPr>
        <w:t xml:space="preserve"> WSN-based SHM system</w:t>
      </w:r>
      <w:r>
        <w:rPr>
          <w:rFonts w:hint="eastAsia"/>
          <w:lang w:eastAsia="zh-CN"/>
        </w:rPr>
        <w:t xml:space="preserve"> can be very large, which increases</w:t>
      </w:r>
      <w:r>
        <w:rPr>
          <w:rFonts w:eastAsiaTheme="minorEastAsia" w:hint="eastAsia"/>
          <w:lang w:eastAsia="zh-CN"/>
        </w:rPr>
        <w:t xml:space="preserve"> the number of </w:t>
      </w:r>
      <w:r>
        <w:rPr>
          <w:rFonts w:hint="eastAsia"/>
          <w:lang w:eastAsia="zh-CN"/>
        </w:rPr>
        <w:t xml:space="preserve">potential </w:t>
      </w:r>
      <w:r>
        <w:rPr>
          <w:rFonts w:eastAsiaTheme="minorEastAsia" w:hint="eastAsia"/>
          <w:lang w:eastAsia="zh-CN"/>
        </w:rPr>
        <w:t xml:space="preserve">faulty nodes.  </w:t>
      </w:r>
      <w:r>
        <w:rPr>
          <w:rFonts w:eastAsiaTheme="minorEastAsia"/>
          <w:lang w:eastAsia="zh-CN"/>
        </w:rPr>
        <w:t>Third</w:t>
      </w:r>
      <w:r>
        <w:rPr>
          <w:rFonts w:eastAsiaTheme="minorEastAsia" w:hint="eastAsia"/>
          <w:lang w:eastAsia="zh-CN"/>
        </w:rPr>
        <w:t xml:space="preserve">, many WSN-based SHM systems </w:t>
      </w:r>
      <w:r>
        <w:rPr>
          <w:rFonts w:hint="eastAsia"/>
          <w:lang w:eastAsia="zh-CN"/>
        </w:rPr>
        <w:t>are deployed for the long-term purposes</w:t>
      </w:r>
      <w:r>
        <w:rPr>
          <w:rFonts w:eastAsiaTheme="minorEastAsia" w:hint="eastAsia"/>
          <w:lang w:eastAsia="zh-CN"/>
        </w:rPr>
        <w:t xml:space="preserve">.  </w:t>
      </w:r>
      <w:r w:rsidR="005C03A0">
        <w:rPr>
          <w:rFonts w:eastAsiaTheme="minorEastAsia" w:hint="eastAsia"/>
          <w:lang w:eastAsia="zh-HK"/>
        </w:rPr>
        <w:t>T</w:t>
      </w:r>
      <w:r>
        <w:rPr>
          <w:rFonts w:eastAsiaTheme="minorEastAsia" w:hint="eastAsia"/>
          <w:lang w:eastAsia="zh-CN"/>
        </w:rPr>
        <w:t xml:space="preserve">he </w:t>
      </w:r>
      <w:r w:rsidR="005C03A0">
        <w:rPr>
          <w:rFonts w:eastAsiaTheme="minorEastAsia" w:hint="eastAsia"/>
          <w:lang w:eastAsia="zh-HK"/>
        </w:rPr>
        <w:t>long</w:t>
      </w:r>
      <w:r>
        <w:rPr>
          <w:rFonts w:eastAsiaTheme="minorEastAsia" w:hint="eastAsia"/>
          <w:lang w:eastAsia="zh-CN"/>
        </w:rPr>
        <w:t xml:space="preserve"> monitoring time and harsh </w:t>
      </w:r>
      <w:r w:rsidR="005C03A0">
        <w:rPr>
          <w:rFonts w:eastAsiaTheme="minorEastAsia" w:hint="eastAsia"/>
          <w:lang w:eastAsia="zh-HK"/>
        </w:rPr>
        <w:t xml:space="preserve">outdoor </w:t>
      </w:r>
      <w:r>
        <w:rPr>
          <w:rFonts w:eastAsiaTheme="minorEastAsia"/>
          <w:lang w:eastAsia="zh-CN"/>
        </w:rPr>
        <w:t>environment</w:t>
      </w:r>
      <w:r w:rsidR="005C03A0">
        <w:rPr>
          <w:rFonts w:eastAsiaTheme="minorEastAsia" w:hint="eastAsia"/>
          <w:lang w:eastAsia="zh-HK"/>
        </w:rPr>
        <w:t xml:space="preserve"> increase</w:t>
      </w:r>
      <w:r>
        <w:rPr>
          <w:rFonts w:eastAsiaTheme="minorEastAsia" w:hint="eastAsia"/>
          <w:lang w:eastAsia="zh-CN"/>
        </w:rPr>
        <w:t xml:space="preserve"> the probability that a </w:t>
      </w:r>
      <w:r>
        <w:rPr>
          <w:rFonts w:eastAsiaTheme="minorEastAsia"/>
          <w:lang w:eastAsia="zh-CN"/>
        </w:rPr>
        <w:t>wireless</w:t>
      </w:r>
      <w:r>
        <w:rPr>
          <w:rFonts w:eastAsiaTheme="minorEastAsia" w:hint="eastAsia"/>
          <w:lang w:eastAsia="zh-CN"/>
        </w:rPr>
        <w:t xml:space="preserve"> sensor node becomes faulty.</w:t>
      </w:r>
      <w:del w:id="39" w:author="lxf" w:date="2010-12-07T12:20:00Z">
        <w:r w:rsidDel="00A16C28">
          <w:rPr>
            <w:rFonts w:eastAsiaTheme="minorEastAsia" w:hint="eastAsia"/>
            <w:lang w:eastAsia="zh-CN"/>
          </w:rPr>
          <w:delText xml:space="preserve"> </w:delText>
        </w:r>
      </w:del>
    </w:p>
    <w:p w:rsidR="00D62C01" w:rsidRDefault="00D62C01" w:rsidP="00D62C01">
      <w:pPr>
        <w:pStyle w:val="BodyText"/>
        <w:rPr>
          <w:rFonts w:eastAsiaTheme="minorEastAsia"/>
          <w:lang w:eastAsia="zh-HK"/>
        </w:rPr>
      </w:pPr>
      <w:r>
        <w:rPr>
          <w:rFonts w:eastAsiaTheme="minorEastAsia" w:hint="eastAsia"/>
          <w:lang w:eastAsia="zh-CN"/>
        </w:rPr>
        <w:t>Wireless sensor nodes</w:t>
      </w:r>
      <w:r w:rsidR="00F1462A">
        <w:rPr>
          <w:rFonts w:eastAsiaTheme="minorEastAsia" w:hint="eastAsia"/>
          <w:lang w:eastAsia="zh-HK"/>
        </w:rPr>
        <w:t xml:space="preserve"> can experience various types of </w:t>
      </w:r>
      <w:r w:rsidR="00F1462A">
        <w:rPr>
          <w:rFonts w:eastAsiaTheme="minorEastAsia"/>
          <w:lang w:eastAsia="zh-HK"/>
        </w:rPr>
        <w:t>faults</w:t>
      </w:r>
      <w:r>
        <w:rPr>
          <w:rFonts w:eastAsiaTheme="minorEastAsia" w:hint="eastAsia"/>
          <w:lang w:eastAsia="zh-CN"/>
        </w:rPr>
        <w:t xml:space="preserve">. </w:t>
      </w:r>
      <w:r>
        <w:rPr>
          <w:rFonts w:eastAsiaTheme="minorEastAsia"/>
          <w:lang w:eastAsia="zh-HK"/>
        </w:rPr>
        <w:t>Among</w:t>
      </w:r>
      <w:r>
        <w:rPr>
          <w:rFonts w:eastAsiaTheme="minorEastAsia" w:hint="eastAsia"/>
          <w:lang w:eastAsia="zh-HK"/>
        </w:rPr>
        <w:t xml:space="preserve"> them, some</w:t>
      </w:r>
      <w:r>
        <w:rPr>
          <w:rFonts w:eastAsiaTheme="minorEastAsia"/>
          <w:lang w:eastAsia="zh-CN"/>
        </w:rPr>
        <w:t xml:space="preserve"> faults </w:t>
      </w:r>
      <w:r>
        <w:rPr>
          <w:rFonts w:eastAsiaTheme="minorEastAsia" w:hint="eastAsia"/>
          <w:lang w:eastAsia="zh-CN"/>
        </w:rPr>
        <w:t xml:space="preserve">can be </w:t>
      </w:r>
      <w:r>
        <w:rPr>
          <w:rFonts w:eastAsiaTheme="minorEastAsia"/>
          <w:lang w:eastAsia="zh-CN"/>
        </w:rPr>
        <w:t>easily</w:t>
      </w:r>
      <w:r>
        <w:rPr>
          <w:rFonts w:eastAsiaTheme="minorEastAsia" w:hint="eastAsia"/>
          <w:lang w:eastAsia="zh-CN"/>
        </w:rPr>
        <w:t xml:space="preserve"> identified</w:t>
      </w:r>
      <w:r>
        <w:rPr>
          <w:rFonts w:eastAsiaTheme="minorEastAsia" w:hint="eastAsia"/>
          <w:lang w:eastAsia="zh-HK"/>
        </w:rPr>
        <w:t xml:space="preserve">. </w:t>
      </w:r>
      <w:r>
        <w:rPr>
          <w:rFonts w:eastAsiaTheme="minorEastAsia" w:hint="eastAsia"/>
          <w:lang w:eastAsia="zh-CN"/>
        </w:rPr>
        <w:t xml:space="preserve"> </w:t>
      </w:r>
      <w:r>
        <w:rPr>
          <w:rFonts w:eastAsiaTheme="minorEastAsia" w:hint="eastAsia"/>
          <w:lang w:eastAsia="zh-HK"/>
        </w:rPr>
        <w:t>F</w:t>
      </w:r>
      <w:r>
        <w:rPr>
          <w:rFonts w:eastAsiaTheme="minorEastAsia" w:hint="eastAsia"/>
          <w:lang w:eastAsia="zh-CN"/>
        </w:rPr>
        <w:t xml:space="preserve">or example, in the presence of </w:t>
      </w:r>
      <w:r>
        <w:rPr>
          <w:rFonts w:hint="eastAsia"/>
          <w:lang w:eastAsia="zh-CN"/>
        </w:rPr>
        <w:t xml:space="preserve">some </w:t>
      </w:r>
      <w:r>
        <w:rPr>
          <w:rFonts w:eastAsiaTheme="minorEastAsia" w:hint="eastAsia"/>
          <w:lang w:eastAsia="zh-CN"/>
        </w:rPr>
        <w:t>hardware problem</w:t>
      </w:r>
      <w:r>
        <w:rPr>
          <w:rFonts w:hint="eastAsia"/>
          <w:lang w:eastAsia="zh-CN"/>
        </w:rPr>
        <w:t>s</w:t>
      </w:r>
      <w:r>
        <w:rPr>
          <w:rFonts w:eastAsiaTheme="minorEastAsia" w:hint="eastAsia"/>
          <w:lang w:eastAsia="zh-CN"/>
        </w:rPr>
        <w:t xml:space="preserve"> (e.g. battery depletion, trans</w:t>
      </w:r>
      <w:r>
        <w:rPr>
          <w:rFonts w:hint="eastAsia"/>
          <w:lang w:eastAsia="zh-CN"/>
        </w:rPr>
        <w:t>ceiver</w:t>
      </w:r>
      <w:r>
        <w:rPr>
          <w:rFonts w:eastAsiaTheme="minorEastAsia" w:hint="eastAsia"/>
          <w:lang w:eastAsia="zh-CN"/>
        </w:rPr>
        <w:t xml:space="preserve"> failure, etc.) or</w:t>
      </w:r>
      <w:r w:rsidRPr="008D2D25">
        <w:rPr>
          <w:rFonts w:eastAsiaTheme="minorEastAsia" w:hint="eastAsia"/>
          <w:lang w:eastAsia="zh-CN"/>
        </w:rPr>
        <w:t xml:space="preserve"> </w:t>
      </w:r>
      <w:r>
        <w:rPr>
          <w:rFonts w:eastAsiaTheme="minorEastAsia" w:hint="eastAsia"/>
          <w:lang w:eastAsia="zh-CN"/>
        </w:rPr>
        <w:t xml:space="preserve">software problems (e.g. bugs </w:t>
      </w:r>
      <w:r>
        <w:rPr>
          <w:rFonts w:hint="eastAsia"/>
          <w:lang w:eastAsia="zh-CN"/>
        </w:rPr>
        <w:t>or memory overflow</w:t>
      </w:r>
      <w:r>
        <w:rPr>
          <w:rFonts w:eastAsiaTheme="minorEastAsia" w:hint="eastAsia"/>
          <w:lang w:eastAsia="zh-CN"/>
        </w:rPr>
        <w:t xml:space="preserve">), senor nodes </w:t>
      </w:r>
      <w:r>
        <w:rPr>
          <w:rFonts w:eastAsiaTheme="minorEastAsia"/>
          <w:lang w:eastAsia="zh-CN"/>
        </w:rPr>
        <w:t xml:space="preserve">seized to </w:t>
      </w:r>
      <w:r>
        <w:rPr>
          <w:lang w:eastAsia="zh-CN"/>
        </w:rPr>
        <w:t>perf</w:t>
      </w:r>
      <w:r>
        <w:rPr>
          <w:rFonts w:hint="eastAsia"/>
          <w:lang w:eastAsia="zh-CN"/>
        </w:rPr>
        <w:t>or</w:t>
      </w:r>
      <w:r>
        <w:rPr>
          <w:lang w:eastAsia="zh-CN"/>
        </w:rPr>
        <w:t>m</w:t>
      </w:r>
      <w:r>
        <w:rPr>
          <w:rFonts w:hint="eastAsia"/>
          <w:lang w:eastAsia="zh-CN"/>
        </w:rPr>
        <w:t xml:space="preserve"> their designated tasks (i.e. </w:t>
      </w:r>
      <w:r>
        <w:rPr>
          <w:rFonts w:eastAsiaTheme="minorEastAsia"/>
          <w:lang w:eastAsia="zh-CN"/>
        </w:rPr>
        <w:t>receive</w:t>
      </w:r>
      <w:r>
        <w:rPr>
          <w:rFonts w:eastAsiaTheme="minorEastAsia" w:hint="eastAsia"/>
          <w:lang w:eastAsia="zh-HK"/>
        </w:rPr>
        <w:t>/transmit</w:t>
      </w:r>
      <w:r>
        <w:rPr>
          <w:rFonts w:eastAsiaTheme="minorEastAsia"/>
          <w:lang w:eastAsia="zh-CN"/>
        </w:rPr>
        <w:t xml:space="preserve"> </w:t>
      </w:r>
      <w:r>
        <w:rPr>
          <w:rFonts w:eastAsiaTheme="minorEastAsia"/>
          <w:lang w:eastAsia="zh-HK"/>
        </w:rPr>
        <w:t>information</w:t>
      </w:r>
      <w:r>
        <w:rPr>
          <w:rFonts w:eastAsiaTheme="minorEastAsia"/>
          <w:lang w:eastAsia="zh-CN"/>
        </w:rPr>
        <w:t xml:space="preserve"> </w:t>
      </w:r>
      <w:r>
        <w:rPr>
          <w:rFonts w:eastAsiaTheme="minorEastAsia" w:hint="eastAsia"/>
          <w:lang w:eastAsia="zh-HK"/>
        </w:rPr>
        <w:t>or respond to external command</w:t>
      </w:r>
      <w:r>
        <w:rPr>
          <w:rFonts w:hint="eastAsia"/>
          <w:lang w:eastAsia="zh-CN"/>
        </w:rPr>
        <w:t>s)</w:t>
      </w:r>
      <w:r>
        <w:rPr>
          <w:rFonts w:eastAsiaTheme="minorEastAsia" w:hint="eastAsia"/>
          <w:lang w:eastAsia="zh-HK"/>
        </w:rPr>
        <w:t>. These indications can be used to detect these types of faults.</w:t>
      </w:r>
      <w:r>
        <w:rPr>
          <w:rFonts w:eastAsiaTheme="minorEastAsia" w:hint="eastAsia"/>
          <w:lang w:eastAsia="zh-CN"/>
        </w:rPr>
        <w:t xml:space="preserve"> </w:t>
      </w:r>
    </w:p>
    <w:p w:rsidR="00D62C01" w:rsidRDefault="00D62C01" w:rsidP="00D62C01">
      <w:pPr>
        <w:pStyle w:val="BodyText"/>
        <w:rPr>
          <w:rFonts w:eastAsiaTheme="minorEastAsia"/>
          <w:lang w:eastAsia="zh-HK"/>
        </w:rPr>
      </w:pPr>
      <w:r>
        <w:rPr>
          <w:rFonts w:eastAsiaTheme="minorEastAsia" w:hint="eastAsia"/>
          <w:lang w:eastAsia="zh-CN"/>
        </w:rPr>
        <w:t xml:space="preserve">On the contrary, </w:t>
      </w:r>
      <w:r>
        <w:rPr>
          <w:rFonts w:eastAsiaTheme="minorEastAsia" w:hint="eastAsia"/>
          <w:lang w:eastAsia="zh-HK"/>
        </w:rPr>
        <w:t>another</w:t>
      </w:r>
      <w:r>
        <w:rPr>
          <w:rFonts w:eastAsiaTheme="minorEastAsia" w:hint="eastAsia"/>
          <w:lang w:eastAsia="zh-CN"/>
        </w:rPr>
        <w:t xml:space="preserve"> </w:t>
      </w:r>
      <w:r>
        <w:rPr>
          <w:rFonts w:eastAsiaTheme="minorEastAsia"/>
          <w:lang w:eastAsia="zh-CN"/>
        </w:rPr>
        <w:t xml:space="preserve">type of faults </w:t>
      </w:r>
      <w:r w:rsidR="005E38FB">
        <w:rPr>
          <w:rFonts w:eastAsiaTheme="minorEastAsia" w:hint="eastAsia"/>
          <w:lang w:eastAsia="zh-HK"/>
        </w:rPr>
        <w:t xml:space="preserve">which is quite common in WSN-based SHM but much </w:t>
      </w:r>
      <w:r>
        <w:rPr>
          <w:rFonts w:eastAsiaTheme="minorEastAsia"/>
          <w:lang w:eastAsia="zh-CN"/>
        </w:rPr>
        <w:t>more difficult to be detected</w:t>
      </w:r>
      <w:r w:rsidRPr="0033174C">
        <w:rPr>
          <w:rFonts w:eastAsiaTheme="minorEastAsia" w:hint="eastAsia"/>
          <w:lang w:eastAsia="zh-CN"/>
        </w:rPr>
        <w:t xml:space="preserve"> </w:t>
      </w:r>
      <w:r w:rsidR="005E38FB">
        <w:rPr>
          <w:rFonts w:eastAsiaTheme="minorEastAsia" w:hint="eastAsia"/>
          <w:lang w:eastAsia="zh-HK"/>
        </w:rPr>
        <w:t xml:space="preserve">is </w:t>
      </w:r>
      <w:r>
        <w:rPr>
          <w:rFonts w:eastAsiaTheme="minorEastAsia" w:hint="eastAsia"/>
          <w:lang w:eastAsia="zh-CN"/>
        </w:rPr>
        <w:t>fault</w:t>
      </w:r>
      <w:r w:rsidR="005E38FB">
        <w:rPr>
          <w:rFonts w:eastAsiaTheme="minorEastAsia" w:hint="eastAsia"/>
          <w:lang w:eastAsia="zh-HK"/>
        </w:rPr>
        <w:t>y</w:t>
      </w:r>
      <w:r>
        <w:rPr>
          <w:rFonts w:eastAsiaTheme="minorEastAsia" w:hint="eastAsia"/>
          <w:lang w:eastAsia="zh-CN"/>
        </w:rPr>
        <w:t xml:space="preserve"> sensor readings</w:t>
      </w:r>
      <w:r>
        <w:rPr>
          <w:rFonts w:hint="eastAsia"/>
          <w:lang w:eastAsia="zh-CN"/>
        </w:rPr>
        <w:t>: s</w:t>
      </w:r>
      <w:r>
        <w:rPr>
          <w:rFonts w:eastAsiaTheme="minorEastAsia" w:hint="eastAsia"/>
          <w:lang w:eastAsia="zh-HK"/>
        </w:rPr>
        <w:t xml:space="preserve">ensor nodes </w:t>
      </w:r>
      <w:r>
        <w:rPr>
          <w:rFonts w:eastAsiaTheme="minorEastAsia"/>
          <w:lang w:eastAsia="zh-CN"/>
        </w:rPr>
        <w:t>seem</w:t>
      </w:r>
      <w:r>
        <w:rPr>
          <w:rFonts w:eastAsiaTheme="minorEastAsia" w:hint="eastAsia"/>
          <w:lang w:eastAsia="zh-CN"/>
        </w:rPr>
        <w:t xml:space="preserve"> to work properly, but the values returned </w:t>
      </w:r>
      <w:r>
        <w:rPr>
          <w:rFonts w:eastAsiaTheme="minorEastAsia" w:hint="eastAsia"/>
          <w:lang w:eastAsia="zh-HK"/>
        </w:rPr>
        <w:t xml:space="preserve">by them </w:t>
      </w:r>
      <w:r>
        <w:rPr>
          <w:rFonts w:eastAsiaTheme="minorEastAsia" w:hint="eastAsia"/>
          <w:lang w:eastAsia="zh-CN"/>
        </w:rPr>
        <w:t xml:space="preserve">are incorrect. A very common </w:t>
      </w:r>
      <w:r>
        <w:rPr>
          <w:rFonts w:hint="eastAsia"/>
          <w:lang w:eastAsia="zh-CN"/>
        </w:rPr>
        <w:t xml:space="preserve">reason </w:t>
      </w:r>
      <w:r w:rsidR="00C65461">
        <w:rPr>
          <w:rFonts w:eastAsiaTheme="minorEastAsia" w:hint="eastAsia"/>
          <w:lang w:eastAsia="zh-HK"/>
        </w:rPr>
        <w:t>of this</w:t>
      </w:r>
      <w:r>
        <w:rPr>
          <w:rFonts w:hint="eastAsia"/>
          <w:lang w:eastAsia="zh-CN"/>
        </w:rPr>
        <w:t xml:space="preserve"> </w:t>
      </w:r>
      <w:r>
        <w:rPr>
          <w:rFonts w:eastAsiaTheme="minorEastAsia" w:hint="eastAsia"/>
          <w:lang w:eastAsia="zh-CN"/>
        </w:rPr>
        <w:t xml:space="preserve">fault </w:t>
      </w:r>
      <w:r>
        <w:rPr>
          <w:rFonts w:eastAsiaTheme="minorEastAsia"/>
          <w:lang w:eastAsia="zh-CN"/>
        </w:rPr>
        <w:t>is</w:t>
      </w:r>
      <w:r>
        <w:rPr>
          <w:rFonts w:eastAsiaTheme="minorEastAsia" w:hint="eastAsia"/>
          <w:lang w:eastAsia="zh-CN"/>
        </w:rPr>
        <w:t xml:space="preserve"> that sensor nodes partially or completely </w:t>
      </w:r>
      <w:proofErr w:type="spellStart"/>
      <w:r>
        <w:rPr>
          <w:rFonts w:eastAsiaTheme="minorEastAsia" w:hint="eastAsia"/>
          <w:lang w:eastAsia="zh-CN"/>
        </w:rPr>
        <w:t>debond</w:t>
      </w:r>
      <w:proofErr w:type="spellEnd"/>
      <w:r>
        <w:rPr>
          <w:rFonts w:eastAsiaTheme="minorEastAsia" w:hint="eastAsia"/>
          <w:lang w:eastAsia="zh-CN"/>
        </w:rPr>
        <w:t xml:space="preserve"> from host structure</w:t>
      </w:r>
      <w:ins w:id="40" w:author="lxf" w:date="2010-12-06T15:18:00Z">
        <w:r w:rsidR="00304CAE">
          <w:rPr>
            <w:rFonts w:hint="eastAsia"/>
            <w:lang w:eastAsia="zh-CN"/>
          </w:rPr>
          <w:t xml:space="preserve"> </w:t>
        </w:r>
      </w:ins>
      <w:r w:rsidR="00C65461">
        <w:rPr>
          <w:rFonts w:eastAsiaTheme="minorEastAsia" w:hint="eastAsia"/>
          <w:lang w:eastAsia="zh-HK"/>
        </w:rPr>
        <w:t>[ref]</w:t>
      </w:r>
      <w:r>
        <w:rPr>
          <w:rFonts w:eastAsiaTheme="minorEastAsia" w:hint="eastAsia"/>
          <w:lang w:eastAsia="zh-CN"/>
        </w:rPr>
        <w:t xml:space="preserve">. </w:t>
      </w:r>
      <w:r w:rsidRPr="007D312E">
        <w:rPr>
          <w:rFonts w:eastAsiaTheme="minorEastAsia" w:hint="eastAsia"/>
          <w:lang w:eastAsia="zh-CN"/>
        </w:rPr>
        <w:t xml:space="preserve"> </w:t>
      </w:r>
      <w:r>
        <w:rPr>
          <w:rFonts w:eastAsiaTheme="minorEastAsia" w:hint="eastAsia"/>
          <w:lang w:eastAsia="zh-CN"/>
        </w:rPr>
        <w:t xml:space="preserve">Sensor </w:t>
      </w:r>
      <w:r w:rsidR="00C65461">
        <w:rPr>
          <w:rFonts w:eastAsiaTheme="minorEastAsia"/>
          <w:lang w:eastAsia="zh-CN"/>
        </w:rPr>
        <w:t>deg</w:t>
      </w:r>
      <w:r w:rsidR="00C65461" w:rsidRPr="00FF0800">
        <w:rPr>
          <w:rFonts w:eastAsiaTheme="minorEastAsia"/>
          <w:lang w:eastAsia="zh-CN"/>
        </w:rPr>
        <w:t>radation</w:t>
      </w:r>
      <w:r w:rsidRPr="00FF0800">
        <w:rPr>
          <w:rFonts w:eastAsiaTheme="minorEastAsia" w:hint="eastAsia"/>
          <w:lang w:eastAsia="zh-CN"/>
        </w:rPr>
        <w:t xml:space="preserve"> </w:t>
      </w:r>
      <w:r>
        <w:rPr>
          <w:rFonts w:eastAsiaTheme="minorEastAsia" w:hint="eastAsia"/>
          <w:lang w:eastAsia="zh-CN"/>
        </w:rPr>
        <w:t>or breakage</w:t>
      </w:r>
      <w:r w:rsidRPr="00FF0800">
        <w:rPr>
          <w:rFonts w:eastAsiaTheme="minorEastAsia" w:hint="eastAsia"/>
          <w:lang w:eastAsia="zh-CN"/>
        </w:rPr>
        <w:t xml:space="preserve"> also </w:t>
      </w:r>
      <w:r>
        <w:rPr>
          <w:rFonts w:hint="eastAsia"/>
          <w:lang w:eastAsia="zh-CN"/>
        </w:rPr>
        <w:t>can cause faulty reading</w:t>
      </w:r>
      <w:r>
        <w:rPr>
          <w:rFonts w:eastAsiaTheme="minorEastAsia" w:hint="eastAsia"/>
          <w:lang w:eastAsia="zh-CN"/>
        </w:rPr>
        <w:t xml:space="preserve">. </w:t>
      </w:r>
      <w:r>
        <w:rPr>
          <w:rFonts w:eastAsiaTheme="minorEastAsia" w:hint="eastAsia"/>
          <w:lang w:eastAsia="zh-CN"/>
        </w:rPr>
        <w:lastRenderedPageBreak/>
        <w:t xml:space="preserve">Since this type of fault cannot be easily identified, </w:t>
      </w:r>
      <w:r>
        <w:rPr>
          <w:rFonts w:hint="eastAsia"/>
          <w:lang w:eastAsia="zh-CN"/>
        </w:rPr>
        <w:t>its</w:t>
      </w:r>
      <w:r>
        <w:rPr>
          <w:rFonts w:eastAsiaTheme="minorEastAsia" w:hint="eastAsia"/>
          <w:lang w:eastAsia="zh-CN"/>
        </w:rPr>
        <w:t xml:space="preserve"> </w:t>
      </w:r>
      <w:r>
        <w:rPr>
          <w:rFonts w:hint="eastAsia"/>
          <w:lang w:eastAsia="zh-CN"/>
        </w:rPr>
        <w:t xml:space="preserve">can directly affect the damage detection </w:t>
      </w:r>
      <w:r>
        <w:rPr>
          <w:lang w:eastAsia="zh-CN"/>
        </w:rPr>
        <w:t>capability</w:t>
      </w:r>
      <w:r>
        <w:rPr>
          <w:rFonts w:hint="eastAsia"/>
          <w:lang w:eastAsia="zh-CN"/>
        </w:rPr>
        <w:t xml:space="preserve"> of the system</w:t>
      </w:r>
      <w:r>
        <w:rPr>
          <w:rFonts w:eastAsiaTheme="minorEastAsia" w:hint="eastAsia"/>
          <w:lang w:eastAsia="zh-CN"/>
        </w:rPr>
        <w:t xml:space="preserve">. A SHM system detects structural damage by examining the changes of </w:t>
      </w:r>
      <w:ins w:id="41" w:author="lxf" w:date="2010-12-07T12:24:00Z">
        <w:r w:rsidR="003E504B">
          <w:rPr>
            <w:rFonts w:hint="eastAsia"/>
            <w:lang w:eastAsia="zh-CN"/>
          </w:rPr>
          <w:t xml:space="preserve">the vibration </w:t>
        </w:r>
        <w:r w:rsidR="003E504B">
          <w:rPr>
            <w:lang w:eastAsia="zh-CN"/>
          </w:rPr>
          <w:t>characteristics</w:t>
        </w:r>
        <w:r w:rsidR="003E504B">
          <w:rPr>
            <w:rFonts w:hint="eastAsia"/>
            <w:lang w:eastAsia="zh-CN"/>
          </w:rPr>
          <w:t xml:space="preserve"> extracted from the </w:t>
        </w:r>
      </w:ins>
      <w:r>
        <w:rPr>
          <w:rFonts w:eastAsiaTheme="minorEastAsia" w:hint="eastAsia"/>
          <w:lang w:eastAsia="zh-CN"/>
        </w:rPr>
        <w:t xml:space="preserve">measurements </w:t>
      </w:r>
      <w:del w:id="42" w:author="lxf" w:date="2010-12-07T12:25:00Z">
        <w:r w:rsidDel="003E504B">
          <w:rPr>
            <w:rFonts w:eastAsiaTheme="minorEastAsia" w:hint="eastAsia"/>
            <w:lang w:eastAsia="zh-CN"/>
          </w:rPr>
          <w:delText xml:space="preserve">in </w:delText>
        </w:r>
      </w:del>
      <w:ins w:id="43" w:author="lxf" w:date="2010-12-07T12:25:00Z">
        <w:r w:rsidR="003E504B">
          <w:rPr>
            <w:rFonts w:hint="eastAsia"/>
            <w:lang w:eastAsia="zh-CN"/>
          </w:rPr>
          <w:t>of</w:t>
        </w:r>
        <w:r w:rsidR="003E504B">
          <w:rPr>
            <w:rFonts w:eastAsiaTheme="minorEastAsia" w:hint="eastAsia"/>
            <w:lang w:eastAsia="zh-CN"/>
          </w:rPr>
          <w:t xml:space="preserve"> </w:t>
        </w:r>
      </w:ins>
      <w:r>
        <w:rPr>
          <w:rFonts w:eastAsiaTheme="minorEastAsia" w:hint="eastAsia"/>
          <w:lang w:eastAsia="zh-CN"/>
        </w:rPr>
        <w:t xml:space="preserve">sensor nodes. </w:t>
      </w:r>
      <w:r>
        <w:rPr>
          <w:rFonts w:eastAsiaTheme="minorEastAsia"/>
          <w:lang w:eastAsia="zh-CN"/>
        </w:rPr>
        <w:t>Howeve</w:t>
      </w:r>
      <w:r>
        <w:rPr>
          <w:rFonts w:eastAsiaTheme="minorEastAsia" w:hint="eastAsia"/>
          <w:lang w:eastAsia="zh-CN"/>
        </w:rPr>
        <w:t xml:space="preserve">r, both </w:t>
      </w:r>
      <w:r>
        <w:rPr>
          <w:rFonts w:eastAsiaTheme="minorEastAsia"/>
          <w:lang w:eastAsia="zh-CN"/>
        </w:rPr>
        <w:t>structural</w:t>
      </w:r>
      <w:r>
        <w:rPr>
          <w:rFonts w:eastAsiaTheme="minorEastAsia" w:hint="eastAsia"/>
          <w:lang w:eastAsia="zh-CN"/>
        </w:rPr>
        <w:t xml:space="preserve"> damage and sensor fault </w:t>
      </w:r>
      <w:r>
        <w:rPr>
          <w:rFonts w:eastAsiaTheme="minorEastAsia"/>
          <w:lang w:eastAsia="zh-CN"/>
        </w:rPr>
        <w:t>incur</w:t>
      </w:r>
      <w:r>
        <w:rPr>
          <w:rFonts w:eastAsiaTheme="minorEastAsia" w:hint="eastAsia"/>
          <w:lang w:eastAsia="zh-CN"/>
        </w:rPr>
        <w:t xml:space="preserve"> the changes of </w:t>
      </w:r>
      <w:del w:id="44" w:author="lxf" w:date="2010-12-07T12:25:00Z">
        <w:r w:rsidDel="009A0AD0">
          <w:rPr>
            <w:rFonts w:eastAsiaTheme="minorEastAsia" w:hint="eastAsia"/>
            <w:lang w:eastAsia="zh-CN"/>
          </w:rPr>
          <w:delText>sensor node measurements</w:delText>
        </w:r>
      </w:del>
      <w:ins w:id="45" w:author="lxf" w:date="2010-12-07T12:25:00Z">
        <w:r w:rsidR="009A0AD0">
          <w:rPr>
            <w:rFonts w:hint="eastAsia"/>
            <w:lang w:eastAsia="zh-CN"/>
          </w:rPr>
          <w:t xml:space="preserve">these vibration </w:t>
        </w:r>
        <w:r w:rsidR="009A0AD0">
          <w:rPr>
            <w:lang w:eastAsia="zh-CN"/>
          </w:rPr>
          <w:t>characteristics</w:t>
        </w:r>
      </w:ins>
      <w:r>
        <w:rPr>
          <w:rFonts w:eastAsiaTheme="minorEastAsia" w:hint="eastAsia"/>
          <w:lang w:eastAsia="zh-CN"/>
        </w:rPr>
        <w:t>. Without detecting faulty sensor nodes, false alarm will be issued by the system</w:t>
      </w:r>
      <w:del w:id="46" w:author="lxf" w:date="2010-12-07T12:25:00Z">
        <w:r w:rsidDel="009A0AD0">
          <w:rPr>
            <w:rFonts w:eastAsiaTheme="minorEastAsia" w:hint="eastAsia"/>
            <w:lang w:eastAsia="zh-CN"/>
          </w:rPr>
          <w:delText xml:space="preserve">. </w:delText>
        </w:r>
        <w:r w:rsidR="00C65461" w:rsidDel="009A0AD0">
          <w:rPr>
            <w:rFonts w:eastAsiaTheme="minorEastAsia" w:hint="eastAsia"/>
            <w:lang w:eastAsia="zh-HK"/>
          </w:rPr>
          <w:delText>Therefore, it is important to find</w:delText>
        </w:r>
        <w:r w:rsidDel="009A0AD0">
          <w:rPr>
            <w:rFonts w:eastAsiaTheme="minorEastAsia" w:hint="eastAsia"/>
            <w:lang w:eastAsia="zh-CN"/>
          </w:rPr>
          <w:delText xml:space="preserve"> </w:delText>
        </w:r>
        <w:r w:rsidR="00A056AF" w:rsidDel="009A0AD0">
          <w:rPr>
            <w:rFonts w:eastAsiaTheme="minorEastAsia" w:hint="eastAsia"/>
            <w:lang w:eastAsia="zh-HK"/>
          </w:rPr>
          <w:delText xml:space="preserve">a SHM algorithm which </w:delText>
        </w:r>
        <w:r w:rsidR="00E457B5" w:rsidDel="009A0AD0">
          <w:rPr>
            <w:rFonts w:eastAsiaTheme="minorEastAsia" w:hint="eastAsia"/>
            <w:lang w:eastAsia="zh-HK"/>
          </w:rPr>
          <w:delText xml:space="preserve">is tolerant </w:delText>
        </w:r>
      </w:del>
      <w:del w:id="47" w:author="lxf" w:date="2010-12-06T15:18:00Z">
        <w:r w:rsidR="00E457B5" w:rsidDel="00304CAE">
          <w:rPr>
            <w:rFonts w:eastAsiaTheme="minorEastAsia" w:hint="eastAsia"/>
            <w:lang w:eastAsia="zh-HK"/>
          </w:rPr>
          <w:delText xml:space="preserve">to </w:delText>
        </w:r>
        <w:r w:rsidDel="00304CAE">
          <w:rPr>
            <w:rFonts w:eastAsiaTheme="minorEastAsia" w:hint="eastAsia"/>
            <w:lang w:eastAsia="zh-CN"/>
          </w:rPr>
          <w:delText xml:space="preserve"> fault</w:delText>
        </w:r>
        <w:r w:rsidDel="00304CAE">
          <w:rPr>
            <w:rFonts w:hint="eastAsia"/>
            <w:lang w:eastAsia="zh-CN"/>
          </w:rPr>
          <w:delText>y</w:delText>
        </w:r>
      </w:del>
      <w:del w:id="48" w:author="lxf" w:date="2010-12-07T12:25:00Z">
        <w:r w:rsidDel="009A0AD0">
          <w:rPr>
            <w:rFonts w:hint="eastAsia"/>
            <w:lang w:eastAsia="zh-CN"/>
          </w:rPr>
          <w:delText xml:space="preserve"> </w:delText>
        </w:r>
        <w:r w:rsidR="00E457B5" w:rsidDel="009A0AD0">
          <w:rPr>
            <w:rFonts w:eastAsiaTheme="minorEastAsia" w:hint="eastAsia"/>
            <w:lang w:eastAsia="zh-HK"/>
          </w:rPr>
          <w:delText xml:space="preserve">sensor </w:delText>
        </w:r>
        <w:r w:rsidDel="009A0AD0">
          <w:rPr>
            <w:rFonts w:hint="eastAsia"/>
            <w:lang w:eastAsia="zh-CN"/>
          </w:rPr>
          <w:delText>readings</w:delText>
        </w:r>
      </w:del>
      <w:r>
        <w:rPr>
          <w:rFonts w:eastAsiaTheme="minorEastAsia" w:hint="eastAsia"/>
          <w:lang w:eastAsia="zh-CN"/>
        </w:rPr>
        <w:t>.</w:t>
      </w:r>
    </w:p>
    <w:p w:rsidR="00D62C01" w:rsidRDefault="00D62C01" w:rsidP="00D62C01">
      <w:pPr>
        <w:pStyle w:val="BodyText"/>
        <w:rPr>
          <w:rFonts w:eastAsiaTheme="minorEastAsia"/>
          <w:lang w:eastAsia="zh-HK"/>
        </w:rPr>
      </w:pPr>
      <w:r w:rsidRPr="00363CBA">
        <w:rPr>
          <w:rFonts w:eastAsiaTheme="minorEastAsia" w:hint="eastAsia"/>
          <w:lang w:eastAsia="zh-CN"/>
        </w:rPr>
        <w:t xml:space="preserve">In this paper, we proposed </w:t>
      </w:r>
      <w:ins w:id="49" w:author="lxf" w:date="2010-12-07T12:32:00Z">
        <w:r w:rsidR="00922E56">
          <w:rPr>
            <w:lang w:eastAsia="zh-CN"/>
          </w:rPr>
          <w:t>an</w:t>
        </w:r>
      </w:ins>
      <w:ins w:id="50" w:author="lxf" w:date="2010-12-07T12:26:00Z">
        <w:r w:rsidR="00E469E7">
          <w:rPr>
            <w:rFonts w:hint="eastAsia"/>
            <w:lang w:eastAsia="zh-CN"/>
          </w:rPr>
          <w:t xml:space="preserve"> </w:t>
        </w:r>
      </w:ins>
      <w:ins w:id="51" w:author="lxf" w:date="2010-12-07T12:32:00Z">
        <w:r w:rsidR="00922E56">
          <w:rPr>
            <w:rFonts w:hint="eastAsia"/>
            <w:lang w:eastAsia="zh-CN"/>
          </w:rPr>
          <w:t xml:space="preserve">SHM </w:t>
        </w:r>
      </w:ins>
      <w:ins w:id="52" w:author="lxf" w:date="2010-12-07T12:26:00Z">
        <w:r w:rsidR="009A0AD0">
          <w:rPr>
            <w:lang w:eastAsia="zh-CN"/>
          </w:rPr>
          <w:t>approach</w:t>
        </w:r>
      </w:ins>
      <w:ins w:id="53" w:author="lxf" w:date="2010-12-07T12:25:00Z">
        <w:r w:rsidR="009A0AD0">
          <w:rPr>
            <w:rFonts w:eastAsiaTheme="minorEastAsia" w:hint="eastAsia"/>
            <w:lang w:eastAsia="zh-HK"/>
          </w:rPr>
          <w:t xml:space="preserve"> </w:t>
        </w:r>
      </w:ins>
      <w:ins w:id="54" w:author="lxf" w:date="2010-12-07T12:32:00Z">
        <w:r w:rsidR="00922E56">
          <w:rPr>
            <w:rFonts w:hint="eastAsia"/>
            <w:lang w:eastAsia="zh-CN"/>
          </w:rPr>
          <w:t>which is tolerant to</w:t>
        </w:r>
      </w:ins>
      <w:ins w:id="55" w:author="lxf" w:date="2010-12-07T12:27:00Z">
        <w:r w:rsidR="00E469E7">
          <w:rPr>
            <w:rFonts w:hint="eastAsia"/>
            <w:lang w:eastAsia="zh-CN"/>
          </w:rPr>
          <w:t xml:space="preserve"> f</w:t>
        </w:r>
      </w:ins>
      <w:ins w:id="56" w:author="lxf" w:date="2010-12-07T12:25:00Z">
        <w:r w:rsidR="009A0AD0">
          <w:rPr>
            <w:rFonts w:eastAsiaTheme="minorEastAsia"/>
            <w:lang w:eastAsia="zh-CN"/>
          </w:rPr>
          <w:t>aulty</w:t>
        </w:r>
        <w:r w:rsidR="009A0AD0">
          <w:rPr>
            <w:rFonts w:hint="eastAsia"/>
            <w:lang w:eastAsia="zh-CN"/>
          </w:rPr>
          <w:t xml:space="preserve"> </w:t>
        </w:r>
        <w:r w:rsidR="009A0AD0">
          <w:rPr>
            <w:rFonts w:eastAsiaTheme="minorEastAsia" w:hint="eastAsia"/>
            <w:lang w:eastAsia="zh-HK"/>
          </w:rPr>
          <w:t xml:space="preserve">sensor </w:t>
        </w:r>
        <w:r w:rsidR="009A0AD0">
          <w:rPr>
            <w:rFonts w:hint="eastAsia"/>
            <w:lang w:eastAsia="zh-CN"/>
          </w:rPr>
          <w:t>readings</w:t>
        </w:r>
      </w:ins>
      <w:del w:id="57" w:author="lxf" w:date="2010-12-07T12:27:00Z">
        <w:r w:rsidRPr="00363CBA" w:rsidDel="00E469E7">
          <w:rPr>
            <w:rFonts w:eastAsiaTheme="minorEastAsia" w:hint="eastAsia"/>
            <w:lang w:eastAsia="zh-CN"/>
          </w:rPr>
          <w:delText xml:space="preserve">a fault-tolerant </w:delText>
        </w:r>
        <w:r w:rsidDel="00E469E7">
          <w:rPr>
            <w:rFonts w:eastAsiaTheme="minorEastAsia" w:hint="eastAsia"/>
            <w:lang w:eastAsia="zh-CN"/>
          </w:rPr>
          <w:delText xml:space="preserve">scheme for </w:delText>
        </w:r>
        <w:r w:rsidRPr="00363CBA" w:rsidDel="00E469E7">
          <w:rPr>
            <w:rFonts w:eastAsiaTheme="minorEastAsia" w:hint="eastAsia"/>
            <w:lang w:eastAsia="zh-CN"/>
          </w:rPr>
          <w:delText>WSN-based SHM</w:delText>
        </w:r>
        <w:r w:rsidDel="00E469E7">
          <w:rPr>
            <w:rFonts w:eastAsiaTheme="minorEastAsia" w:hint="eastAsia"/>
            <w:lang w:eastAsia="zh-CN"/>
          </w:rPr>
          <w:delText xml:space="preserve"> system</w:delText>
        </w:r>
      </w:del>
      <w:r w:rsidRPr="00363CBA">
        <w:rPr>
          <w:rFonts w:eastAsiaTheme="minorEastAsia" w:hint="eastAsia"/>
          <w:lang w:eastAsia="zh-CN"/>
        </w:rPr>
        <w:t xml:space="preserve">. </w:t>
      </w:r>
      <w:r w:rsidRPr="00363CBA">
        <w:rPr>
          <w:rFonts w:eastAsiaTheme="minorEastAsia"/>
          <w:lang w:eastAsia="zh-CN"/>
        </w:rPr>
        <w:t>This scheme</w:t>
      </w:r>
      <w:r>
        <w:rPr>
          <w:rFonts w:eastAsiaTheme="minorEastAsia" w:hint="eastAsia"/>
          <w:lang w:eastAsia="zh-CN"/>
        </w:rPr>
        <w:t xml:space="preserve"> </w:t>
      </w:r>
      <w:r w:rsidRPr="00363CBA">
        <w:rPr>
          <w:rFonts w:eastAsiaTheme="minorEastAsia" w:hint="eastAsia"/>
          <w:lang w:eastAsia="zh-CN"/>
        </w:rPr>
        <w:t xml:space="preserve">adopts a multi-layer </w:t>
      </w:r>
      <w:r w:rsidRPr="00363CBA">
        <w:rPr>
          <w:rFonts w:eastAsiaTheme="minorEastAsia"/>
          <w:lang w:eastAsia="zh-CN"/>
        </w:rPr>
        <w:t>approach</w:t>
      </w:r>
      <w:r w:rsidRPr="00363CBA">
        <w:rPr>
          <w:rFonts w:eastAsiaTheme="minorEastAsia" w:hint="eastAsia"/>
          <w:lang w:eastAsia="zh-CN"/>
        </w:rPr>
        <w:t xml:space="preserve"> to perform structural health monitoring in the </w:t>
      </w:r>
      <w:r w:rsidRPr="00363CBA">
        <w:rPr>
          <w:rFonts w:eastAsiaTheme="minorEastAsia"/>
          <w:lang w:eastAsia="zh-CN"/>
        </w:rPr>
        <w:t>presence</w:t>
      </w:r>
      <w:r w:rsidRPr="00363CBA">
        <w:rPr>
          <w:rFonts w:eastAsiaTheme="minorEastAsia" w:hint="eastAsia"/>
          <w:lang w:eastAsia="zh-CN"/>
        </w:rPr>
        <w:t xml:space="preserve"> of faulty nodes. In this system, sensor nodes deployed on a structure is partitioned into clusters and detection of faulty sensor nodes as well as structural damage is implemented in each cl</w:t>
      </w:r>
      <w:r>
        <w:rPr>
          <w:rFonts w:eastAsiaTheme="minorEastAsia" w:hint="eastAsia"/>
          <w:lang w:eastAsia="zh-CN"/>
        </w:rPr>
        <w:t>uster. In the first layer,</w:t>
      </w:r>
      <w:r w:rsidRPr="00363CBA">
        <w:rPr>
          <w:rFonts w:eastAsiaTheme="minorEastAsia" w:hint="eastAsia"/>
          <w:lang w:eastAsia="zh-CN"/>
        </w:rPr>
        <w:t xml:space="preserve"> faulty </w:t>
      </w:r>
      <w:del w:id="58" w:author="lxf" w:date="2010-12-07T12:33:00Z">
        <w:r w:rsidRPr="00363CBA" w:rsidDel="0078050B">
          <w:rPr>
            <w:rFonts w:eastAsiaTheme="minorEastAsia" w:hint="eastAsia"/>
            <w:lang w:eastAsia="zh-CN"/>
          </w:rPr>
          <w:delText xml:space="preserve">wireless </w:delText>
        </w:r>
      </w:del>
      <w:r w:rsidRPr="00363CBA">
        <w:rPr>
          <w:rFonts w:eastAsiaTheme="minorEastAsia" w:hint="eastAsia"/>
          <w:lang w:eastAsia="zh-CN"/>
        </w:rPr>
        <w:t>sensor nodes</w:t>
      </w:r>
      <w:r>
        <w:rPr>
          <w:rFonts w:eastAsiaTheme="minorEastAsia" w:hint="eastAsia"/>
          <w:lang w:eastAsia="zh-CN"/>
        </w:rPr>
        <w:t xml:space="preserve"> are detected</w:t>
      </w:r>
      <w:r w:rsidRPr="00363CBA">
        <w:rPr>
          <w:rFonts w:eastAsiaTheme="minorEastAsia" w:hint="eastAsia"/>
          <w:lang w:eastAsia="zh-CN"/>
        </w:rPr>
        <w:t xml:space="preserve"> based on the </w:t>
      </w:r>
      <w:r w:rsidR="00293018" w:rsidRPr="00363CBA">
        <w:rPr>
          <w:rFonts w:eastAsiaTheme="minorEastAsia" w:hint="eastAsia"/>
          <w:lang w:eastAsia="zh-CN"/>
        </w:rPr>
        <w:t>pr</w:t>
      </w:r>
      <w:r w:rsidR="00293018">
        <w:rPr>
          <w:rFonts w:eastAsiaTheme="minorEastAsia" w:hint="eastAsia"/>
          <w:lang w:eastAsia="zh-HK"/>
        </w:rPr>
        <w:t>e</w:t>
      </w:r>
      <w:r w:rsidR="00293018" w:rsidRPr="00363CBA">
        <w:rPr>
          <w:rFonts w:eastAsiaTheme="minorEastAsia" w:hint="eastAsia"/>
          <w:lang w:eastAsia="zh-CN"/>
        </w:rPr>
        <w:t xml:space="preserve">mise </w:t>
      </w:r>
      <w:r w:rsidRPr="00363CBA">
        <w:rPr>
          <w:rFonts w:eastAsiaTheme="minorEastAsia" w:hint="eastAsia"/>
          <w:lang w:eastAsia="zh-CN"/>
        </w:rPr>
        <w:t xml:space="preserve">that </w:t>
      </w:r>
      <w:ins w:id="59" w:author="lxf" w:date="2010-12-07T12:33:00Z">
        <w:r w:rsidR="0078050B">
          <w:rPr>
            <w:rFonts w:eastAsiaTheme="minorEastAsia" w:hint="eastAsia"/>
            <w:lang w:eastAsia="zh-HK"/>
          </w:rPr>
          <w:t xml:space="preserve">natural frequencies </w:t>
        </w:r>
        <w:r w:rsidR="0078050B">
          <w:rPr>
            <w:rFonts w:hint="eastAsia"/>
            <w:lang w:eastAsia="zh-CN"/>
          </w:rPr>
          <w:t xml:space="preserve">identified from </w:t>
        </w:r>
      </w:ins>
      <w:del w:id="60" w:author="lxf" w:date="2010-12-07T12:33:00Z">
        <w:r w:rsidRPr="00363CBA" w:rsidDel="0078050B">
          <w:rPr>
            <w:rFonts w:eastAsiaTheme="minorEastAsia" w:hint="eastAsia"/>
            <w:lang w:eastAsia="zh-CN"/>
          </w:rPr>
          <w:delText xml:space="preserve">measurements from </w:delText>
        </w:r>
      </w:del>
      <w:r w:rsidRPr="00363CBA">
        <w:rPr>
          <w:rFonts w:eastAsiaTheme="minorEastAsia" w:hint="eastAsia"/>
          <w:lang w:eastAsia="zh-CN"/>
        </w:rPr>
        <w:t xml:space="preserve">normal sensor nodes </w:t>
      </w:r>
      <w:del w:id="61" w:author="lxf" w:date="2010-12-07T12:33:00Z">
        <w:r w:rsidRPr="00363CBA" w:rsidDel="0078050B">
          <w:rPr>
            <w:rFonts w:eastAsiaTheme="minorEastAsia" w:hint="eastAsia"/>
            <w:lang w:eastAsia="zh-CN"/>
          </w:rPr>
          <w:delText xml:space="preserve">on </w:delText>
        </w:r>
      </w:del>
      <w:ins w:id="62" w:author="lxf" w:date="2010-12-07T12:33:00Z">
        <w:r w:rsidR="0078050B">
          <w:rPr>
            <w:rFonts w:hint="eastAsia"/>
            <w:lang w:eastAsia="zh-CN"/>
          </w:rPr>
          <w:t>in</w:t>
        </w:r>
        <w:r w:rsidR="0078050B" w:rsidRPr="00363CBA">
          <w:rPr>
            <w:rFonts w:eastAsiaTheme="minorEastAsia" w:hint="eastAsia"/>
            <w:lang w:eastAsia="zh-CN"/>
          </w:rPr>
          <w:t xml:space="preserve"> </w:t>
        </w:r>
      </w:ins>
      <w:r w:rsidRPr="00363CBA">
        <w:rPr>
          <w:rFonts w:eastAsiaTheme="minorEastAsia" w:hint="eastAsia"/>
          <w:lang w:eastAsia="zh-CN"/>
        </w:rPr>
        <w:t xml:space="preserve">each </w:t>
      </w:r>
      <w:r w:rsidR="00293018">
        <w:rPr>
          <w:rFonts w:eastAsiaTheme="minorEastAsia" w:hint="eastAsia"/>
          <w:lang w:eastAsia="zh-HK"/>
        </w:rPr>
        <w:t>cluster</w:t>
      </w:r>
      <w:r w:rsidR="00293018" w:rsidRPr="00363CBA">
        <w:rPr>
          <w:rFonts w:eastAsiaTheme="minorEastAsia" w:hint="eastAsia"/>
          <w:lang w:eastAsia="zh-CN"/>
        </w:rPr>
        <w:t xml:space="preserve"> </w:t>
      </w:r>
      <w:del w:id="63" w:author="lxf" w:date="2010-12-07T12:34:00Z">
        <w:r w:rsidRPr="00363CBA" w:rsidDel="0078050B">
          <w:rPr>
            <w:rFonts w:eastAsiaTheme="minorEastAsia" w:hint="eastAsia"/>
            <w:lang w:eastAsia="zh-CN"/>
          </w:rPr>
          <w:delText xml:space="preserve">have </w:delText>
        </w:r>
      </w:del>
      <w:ins w:id="64" w:author="lxf" w:date="2010-12-07T12:34:00Z">
        <w:r w:rsidR="0078050B">
          <w:rPr>
            <w:rFonts w:hint="eastAsia"/>
            <w:lang w:eastAsia="zh-CN"/>
          </w:rPr>
          <w:t>are</w:t>
        </w:r>
        <w:r w:rsidR="0078050B" w:rsidRPr="00363CBA">
          <w:rPr>
            <w:rFonts w:eastAsiaTheme="minorEastAsia" w:hint="eastAsia"/>
            <w:lang w:eastAsia="zh-CN"/>
          </w:rPr>
          <w:t xml:space="preserve"> </w:t>
        </w:r>
      </w:ins>
      <w:r w:rsidRPr="00363CBA">
        <w:rPr>
          <w:rFonts w:eastAsiaTheme="minorEastAsia" w:hint="eastAsia"/>
          <w:lang w:eastAsia="zh-CN"/>
        </w:rPr>
        <w:t xml:space="preserve">similar </w:t>
      </w:r>
      <w:del w:id="65" w:author="lxf" w:date="2010-12-07T12:33:00Z">
        <w:r w:rsidR="008470B0" w:rsidDel="0078050B">
          <w:rPr>
            <w:rFonts w:eastAsiaTheme="minorEastAsia" w:hint="eastAsia"/>
            <w:lang w:eastAsia="zh-HK"/>
          </w:rPr>
          <w:delText xml:space="preserve">natural frequencies </w:delText>
        </w:r>
      </w:del>
      <w:del w:id="66" w:author="lxf" w:date="2010-12-07T12:34:00Z">
        <w:r w:rsidRPr="00363CBA" w:rsidDel="0078050B">
          <w:rPr>
            <w:rFonts w:eastAsiaTheme="minorEastAsia" w:hint="eastAsia"/>
            <w:lang w:eastAsia="zh-CN"/>
          </w:rPr>
          <w:delText>which are</w:delText>
        </w:r>
      </w:del>
      <w:ins w:id="67" w:author="lxf" w:date="2010-12-07T12:34:00Z">
        <w:r w:rsidR="0078050B">
          <w:rPr>
            <w:rFonts w:hint="eastAsia"/>
            <w:lang w:eastAsia="zh-CN"/>
          </w:rPr>
          <w:t>but</w:t>
        </w:r>
      </w:ins>
      <w:r w:rsidRPr="00363CBA">
        <w:rPr>
          <w:rFonts w:eastAsiaTheme="minorEastAsia" w:hint="eastAsia"/>
          <w:lang w:eastAsia="zh-CN"/>
        </w:rPr>
        <w:t xml:space="preserve"> different from </w:t>
      </w:r>
      <w:del w:id="68" w:author="lxf" w:date="2010-12-07T12:34:00Z">
        <w:r w:rsidRPr="00363CBA" w:rsidDel="006801FD">
          <w:rPr>
            <w:rFonts w:eastAsiaTheme="minorEastAsia" w:hint="eastAsia"/>
            <w:lang w:eastAsia="zh-CN"/>
          </w:rPr>
          <w:delText xml:space="preserve">that </w:delText>
        </w:r>
      </w:del>
      <w:ins w:id="69" w:author="lxf" w:date="2010-12-07T12:34:00Z">
        <w:r w:rsidR="006801FD" w:rsidRPr="00363CBA">
          <w:rPr>
            <w:rFonts w:eastAsiaTheme="minorEastAsia" w:hint="eastAsia"/>
            <w:lang w:eastAsia="zh-CN"/>
          </w:rPr>
          <w:t>th</w:t>
        </w:r>
        <w:r w:rsidR="006801FD">
          <w:rPr>
            <w:rFonts w:hint="eastAsia"/>
            <w:lang w:eastAsia="zh-CN"/>
          </w:rPr>
          <w:t>ose</w:t>
        </w:r>
        <w:r w:rsidR="006801FD" w:rsidRPr="00363CBA">
          <w:rPr>
            <w:rFonts w:eastAsiaTheme="minorEastAsia" w:hint="eastAsia"/>
            <w:lang w:eastAsia="zh-CN"/>
          </w:rPr>
          <w:t xml:space="preserve"> </w:t>
        </w:r>
      </w:ins>
      <w:r w:rsidRPr="00363CBA">
        <w:rPr>
          <w:rFonts w:eastAsiaTheme="minorEastAsia" w:hint="eastAsia"/>
          <w:lang w:eastAsia="zh-CN"/>
        </w:rPr>
        <w:t xml:space="preserve">obtained from faulty nodes.  After faulty nodes have been detected, a second layer algorithm uses </w:t>
      </w:r>
      <w:r w:rsidR="00D85BF3">
        <w:rPr>
          <w:rFonts w:eastAsiaTheme="minorEastAsia" w:hint="eastAsia"/>
          <w:lang w:eastAsia="zh-HK"/>
        </w:rPr>
        <w:t>extracted</w:t>
      </w:r>
      <w:r w:rsidRPr="00363CBA">
        <w:rPr>
          <w:rFonts w:eastAsiaTheme="minorEastAsia" w:hint="eastAsia"/>
          <w:lang w:eastAsia="zh-CN"/>
        </w:rPr>
        <w:t xml:space="preserve"> </w:t>
      </w:r>
      <w:r w:rsidR="008470B0">
        <w:rPr>
          <w:rFonts w:eastAsiaTheme="minorEastAsia" w:hint="eastAsia"/>
          <w:lang w:eastAsia="zh-HK"/>
        </w:rPr>
        <w:t>mode shapes</w:t>
      </w:r>
      <w:r w:rsidRPr="00363CBA">
        <w:rPr>
          <w:rFonts w:eastAsiaTheme="minorEastAsia" w:hint="eastAsia"/>
          <w:lang w:eastAsia="zh-CN"/>
        </w:rPr>
        <w:t xml:space="preserve"> to detect possible structural damages. This </w:t>
      </w:r>
      <w:r w:rsidRPr="00363CBA">
        <w:rPr>
          <w:rFonts w:eastAsiaTheme="minorEastAsia"/>
          <w:lang w:eastAsia="zh-CN"/>
        </w:rPr>
        <w:t>approach</w:t>
      </w:r>
      <w:r w:rsidRPr="00363CBA">
        <w:rPr>
          <w:rFonts w:eastAsiaTheme="minorEastAsia" w:hint="eastAsia"/>
          <w:lang w:eastAsia="zh-CN"/>
        </w:rPr>
        <w:t xml:space="preserve"> is lightweight and is able to </w:t>
      </w:r>
      <w:r w:rsidRPr="00363CBA">
        <w:rPr>
          <w:rFonts w:eastAsiaTheme="minorEastAsia"/>
          <w:lang w:eastAsia="zh-CN"/>
        </w:rPr>
        <w:t>disambiguate</w:t>
      </w:r>
      <w:r w:rsidRPr="00363CBA">
        <w:rPr>
          <w:rFonts w:eastAsiaTheme="minorEastAsia" w:hint="eastAsia"/>
          <w:lang w:eastAsia="zh-CN"/>
        </w:rPr>
        <w:t xml:space="preserve"> structural damage from faults in the sensor readings. T</w:t>
      </w:r>
      <w:r w:rsidRPr="00363CBA">
        <w:rPr>
          <w:rFonts w:eastAsiaTheme="minorEastAsia"/>
          <w:lang w:eastAsia="zh-CN"/>
        </w:rPr>
        <w:t>h</w:t>
      </w:r>
      <w:r w:rsidRPr="00363CBA">
        <w:rPr>
          <w:rFonts w:eastAsiaTheme="minorEastAsia" w:hint="eastAsia"/>
          <w:lang w:eastAsia="zh-CN"/>
        </w:rPr>
        <w:t xml:space="preserve">e effectiveness of the proposed </w:t>
      </w:r>
      <w:r w:rsidR="00D85BF3">
        <w:rPr>
          <w:rFonts w:eastAsiaTheme="minorEastAsia"/>
          <w:lang w:eastAsia="zh-HK"/>
        </w:rPr>
        <w:t>approach</w:t>
      </w:r>
      <w:r w:rsidR="008470B0" w:rsidRPr="00363CBA">
        <w:rPr>
          <w:rFonts w:eastAsiaTheme="minorEastAsia" w:hint="eastAsia"/>
          <w:lang w:eastAsia="zh-CN"/>
        </w:rPr>
        <w:t xml:space="preserve"> </w:t>
      </w:r>
      <w:r w:rsidRPr="00363CBA">
        <w:rPr>
          <w:rFonts w:eastAsiaTheme="minorEastAsia" w:hint="eastAsia"/>
          <w:lang w:eastAsia="zh-CN"/>
        </w:rPr>
        <w:t xml:space="preserve">is demonstrated through both simulation and a </w:t>
      </w:r>
      <w:r w:rsidR="008470B0">
        <w:rPr>
          <w:rFonts w:eastAsiaTheme="minorEastAsia" w:hint="eastAsia"/>
          <w:lang w:eastAsia="zh-HK"/>
        </w:rPr>
        <w:t>real implementation</w:t>
      </w:r>
      <w:r w:rsidRPr="00DA0270">
        <w:rPr>
          <w:rFonts w:eastAsiaTheme="minorEastAsia" w:hint="eastAsia"/>
          <w:lang w:eastAsia="zh-CN"/>
        </w:rPr>
        <w:t>.</w:t>
      </w:r>
    </w:p>
    <w:p w:rsidR="00D62C01" w:rsidRDefault="00D62C01" w:rsidP="00D62C01">
      <w:pPr>
        <w:pStyle w:val="BodyText"/>
      </w:pPr>
      <w:r w:rsidRPr="00AE23A7">
        <w:rPr>
          <w:rFonts w:eastAsiaTheme="minorEastAsia"/>
          <w:lang w:eastAsia="zh-CN"/>
        </w:rPr>
        <w:t xml:space="preserve">The structure of the paper is organized as follows. In section </w:t>
      </w:r>
      <w:del w:id="70" w:author="lxf" w:date="2010-12-07T12:34:00Z">
        <w:r w:rsidDel="006801FD">
          <w:rPr>
            <w:rFonts w:eastAsiaTheme="minorEastAsia" w:hint="eastAsia"/>
            <w:lang w:eastAsia="zh-CN"/>
          </w:rPr>
          <w:delText>2</w:delText>
        </w:r>
      </w:del>
      <w:ins w:id="71" w:author="lxf" w:date="2010-12-07T12:34:00Z">
        <w:r w:rsidR="006801FD">
          <w:rPr>
            <w:rFonts w:hint="eastAsia"/>
            <w:lang w:eastAsia="zh-CN"/>
          </w:rPr>
          <w:t>II</w:t>
        </w:r>
      </w:ins>
      <w:r w:rsidRPr="00AE23A7">
        <w:rPr>
          <w:rFonts w:eastAsiaTheme="minorEastAsia"/>
          <w:lang w:eastAsia="zh-CN"/>
        </w:rPr>
        <w:t>, we introduce the related</w:t>
      </w:r>
      <w:r>
        <w:rPr>
          <w:rFonts w:eastAsiaTheme="minorEastAsia" w:hint="eastAsia"/>
          <w:lang w:eastAsia="zh-CN"/>
        </w:rPr>
        <w:t xml:space="preserve"> </w:t>
      </w:r>
      <w:r>
        <w:rPr>
          <w:rFonts w:eastAsiaTheme="minorEastAsia"/>
          <w:lang w:eastAsia="zh-CN"/>
        </w:rPr>
        <w:t>works</w:t>
      </w:r>
      <w:del w:id="72" w:author="lxf" w:date="2010-12-07T12:35:00Z">
        <w:r w:rsidDel="00180C5C">
          <w:rPr>
            <w:rFonts w:eastAsiaTheme="minorEastAsia"/>
            <w:lang w:eastAsia="zh-CN"/>
          </w:rPr>
          <w:delText>,</w:delText>
        </w:r>
      </w:del>
      <w:r>
        <w:rPr>
          <w:rFonts w:eastAsiaTheme="minorEastAsia"/>
          <w:lang w:eastAsia="zh-CN"/>
        </w:rPr>
        <w:t xml:space="preserve"> </w:t>
      </w:r>
      <w:del w:id="73" w:author="lxf" w:date="2010-12-07T12:35:00Z">
        <w:r w:rsidDel="006801FD">
          <w:rPr>
            <w:rFonts w:eastAsiaTheme="minorEastAsia"/>
            <w:lang w:eastAsia="zh-CN"/>
          </w:rPr>
          <w:delText>from the</w:delText>
        </w:r>
      </w:del>
      <w:ins w:id="74" w:author="lxf" w:date="2010-12-07T12:35:00Z">
        <w:r w:rsidR="006801FD">
          <w:rPr>
            <w:rFonts w:hint="eastAsia"/>
            <w:lang w:eastAsia="zh-CN"/>
          </w:rPr>
          <w:t>proposed by researchers in</w:t>
        </w:r>
      </w:ins>
      <w:r>
        <w:rPr>
          <w:rFonts w:eastAsiaTheme="minorEastAsia"/>
          <w:lang w:eastAsia="zh-CN"/>
        </w:rPr>
        <w:t xml:space="preserve"> </w:t>
      </w:r>
      <w:ins w:id="75" w:author="lxf" w:date="2010-12-07T12:35:00Z">
        <w:r w:rsidR="00180C5C">
          <w:rPr>
            <w:rFonts w:hint="eastAsia"/>
            <w:lang w:eastAsia="zh-CN"/>
          </w:rPr>
          <w:t xml:space="preserve">both </w:t>
        </w:r>
      </w:ins>
      <w:r>
        <w:rPr>
          <w:rFonts w:eastAsiaTheme="minorEastAsia"/>
          <w:lang w:eastAsia="zh-CN"/>
        </w:rPr>
        <w:t xml:space="preserve">computer science </w:t>
      </w:r>
      <w:del w:id="76" w:author="lxf" w:date="2010-12-07T12:35:00Z">
        <w:r w:rsidDel="006801FD">
          <w:rPr>
            <w:rFonts w:eastAsiaTheme="minorEastAsia"/>
            <w:lang w:eastAsia="zh-CN"/>
          </w:rPr>
          <w:delText xml:space="preserve">community </w:delText>
        </w:r>
      </w:del>
      <w:ins w:id="77" w:author="lxf" w:date="2010-12-07T12:35:00Z">
        <w:r w:rsidR="006801FD">
          <w:rPr>
            <w:rFonts w:hint="eastAsia"/>
            <w:lang w:eastAsia="zh-CN"/>
          </w:rPr>
          <w:t>engineering</w:t>
        </w:r>
        <w:r w:rsidR="006801FD">
          <w:rPr>
            <w:rFonts w:eastAsiaTheme="minorEastAsia"/>
            <w:lang w:eastAsia="zh-CN"/>
          </w:rPr>
          <w:t xml:space="preserve"> </w:t>
        </w:r>
      </w:ins>
      <w:r>
        <w:rPr>
          <w:rFonts w:eastAsiaTheme="minorEastAsia"/>
          <w:lang w:eastAsia="zh-CN"/>
        </w:rPr>
        <w:t xml:space="preserve">and </w:t>
      </w:r>
      <w:del w:id="78" w:author="lxf" w:date="2010-12-07T12:35:00Z">
        <w:r w:rsidDel="006801FD">
          <w:rPr>
            <w:rFonts w:eastAsiaTheme="minorEastAsia"/>
            <w:lang w:eastAsia="zh-CN"/>
          </w:rPr>
          <w:delText xml:space="preserve">from the </w:delText>
        </w:r>
      </w:del>
      <w:ins w:id="79" w:author="lxf" w:date="2010-12-07T12:35:00Z">
        <w:r w:rsidR="006801FD">
          <w:rPr>
            <w:rFonts w:hint="eastAsia"/>
            <w:lang w:eastAsia="zh-CN"/>
          </w:rPr>
          <w:t>civil engineering</w:t>
        </w:r>
      </w:ins>
      <w:del w:id="80" w:author="lxf" w:date="2010-12-07T12:35:00Z">
        <w:r w:rsidDel="006801FD">
          <w:rPr>
            <w:rFonts w:eastAsiaTheme="minorEastAsia"/>
            <w:lang w:eastAsia="zh-CN"/>
          </w:rPr>
          <w:delText xml:space="preserve">structural engineering community, </w:delText>
        </w:r>
        <w:r w:rsidDel="00180C5C">
          <w:rPr>
            <w:rFonts w:eastAsiaTheme="minorEastAsia"/>
            <w:lang w:eastAsia="zh-CN"/>
          </w:rPr>
          <w:delText>respectively</w:delText>
        </w:r>
      </w:del>
      <w:r w:rsidRPr="00AE23A7">
        <w:rPr>
          <w:rFonts w:eastAsiaTheme="minorEastAsia"/>
          <w:lang w:eastAsia="zh-CN"/>
        </w:rPr>
        <w:t xml:space="preserve">. In section </w:t>
      </w:r>
      <w:del w:id="81" w:author="lxf" w:date="2010-12-07T12:35:00Z">
        <w:r w:rsidDel="00180C5C">
          <w:rPr>
            <w:rFonts w:eastAsiaTheme="minorEastAsia" w:hint="eastAsia"/>
            <w:lang w:eastAsia="zh-CN"/>
          </w:rPr>
          <w:delText>3</w:delText>
        </w:r>
      </w:del>
      <w:ins w:id="82" w:author="lxf" w:date="2010-12-07T12:35:00Z">
        <w:r w:rsidR="00180C5C">
          <w:rPr>
            <w:rFonts w:hint="eastAsia"/>
            <w:lang w:eastAsia="zh-CN"/>
          </w:rPr>
          <w:t>III</w:t>
        </w:r>
      </w:ins>
      <w:r w:rsidRPr="00AE23A7">
        <w:rPr>
          <w:rFonts w:eastAsiaTheme="minorEastAsia"/>
          <w:lang w:eastAsia="zh-CN"/>
        </w:rPr>
        <w:t xml:space="preserve">, we present </w:t>
      </w:r>
      <w:r>
        <w:rPr>
          <w:rFonts w:eastAsiaTheme="minorEastAsia" w:hint="eastAsia"/>
          <w:lang w:eastAsia="zh-CN"/>
        </w:rPr>
        <w:t>the proposed method</w:t>
      </w:r>
      <w:r w:rsidRPr="00AE23A7">
        <w:rPr>
          <w:rFonts w:eastAsiaTheme="minorEastAsia"/>
          <w:lang w:eastAsia="zh-CN"/>
        </w:rPr>
        <w:t xml:space="preserve">. In </w:t>
      </w:r>
      <w:r>
        <w:rPr>
          <w:rFonts w:eastAsiaTheme="minorEastAsia" w:hint="eastAsia"/>
          <w:lang w:eastAsia="zh-CN"/>
        </w:rPr>
        <w:t xml:space="preserve">section </w:t>
      </w:r>
      <w:del w:id="83" w:author="lxf" w:date="2010-12-07T12:35:00Z">
        <w:r w:rsidDel="00180C5C">
          <w:rPr>
            <w:rFonts w:eastAsiaTheme="minorEastAsia" w:hint="eastAsia"/>
            <w:lang w:eastAsia="zh-CN"/>
          </w:rPr>
          <w:delText xml:space="preserve">4 </w:delText>
        </w:r>
      </w:del>
      <w:ins w:id="84" w:author="lxf" w:date="2010-12-07T12:35:00Z">
        <w:r w:rsidR="00180C5C">
          <w:rPr>
            <w:rFonts w:hint="eastAsia"/>
            <w:lang w:eastAsia="zh-CN"/>
          </w:rPr>
          <w:t>IV</w:t>
        </w:r>
        <w:r w:rsidR="00180C5C">
          <w:rPr>
            <w:rFonts w:eastAsiaTheme="minorEastAsia" w:hint="eastAsia"/>
            <w:lang w:eastAsia="zh-CN"/>
          </w:rPr>
          <w:t xml:space="preserve"> </w:t>
        </w:r>
      </w:ins>
      <w:r>
        <w:rPr>
          <w:rFonts w:eastAsiaTheme="minorEastAsia" w:hint="eastAsia"/>
          <w:lang w:eastAsia="zh-CN"/>
        </w:rPr>
        <w:t xml:space="preserve">and </w:t>
      </w:r>
      <w:ins w:id="85" w:author="lxf" w:date="2010-12-07T12:35:00Z">
        <w:r w:rsidR="00180C5C">
          <w:rPr>
            <w:rFonts w:hint="eastAsia"/>
            <w:lang w:eastAsia="zh-CN"/>
          </w:rPr>
          <w:t>V</w:t>
        </w:r>
      </w:ins>
      <w:del w:id="86" w:author="lxf" w:date="2010-12-07T12:35:00Z">
        <w:r w:rsidDel="00180C5C">
          <w:rPr>
            <w:rFonts w:eastAsiaTheme="minorEastAsia" w:hint="eastAsia"/>
            <w:lang w:eastAsia="zh-CN"/>
          </w:rPr>
          <w:delText>5</w:delText>
        </w:r>
      </w:del>
      <w:r w:rsidRPr="00AE23A7">
        <w:rPr>
          <w:rFonts w:eastAsiaTheme="minorEastAsia"/>
          <w:lang w:eastAsia="zh-CN"/>
        </w:rPr>
        <w:t>, the</w:t>
      </w:r>
      <w:r>
        <w:rPr>
          <w:rFonts w:eastAsiaTheme="minorEastAsia" w:hint="eastAsia"/>
          <w:lang w:eastAsia="zh-CN"/>
        </w:rPr>
        <w:t xml:space="preserve"> </w:t>
      </w:r>
      <w:del w:id="87" w:author="lxf" w:date="2010-12-07T12:36:00Z">
        <w:r w:rsidRPr="00AE23A7" w:rsidDel="00180C5C">
          <w:rPr>
            <w:rFonts w:eastAsiaTheme="minorEastAsia"/>
            <w:lang w:eastAsia="zh-CN"/>
          </w:rPr>
          <w:delText xml:space="preserve">simulation </w:delText>
        </w:r>
      </w:del>
      <w:r w:rsidRPr="00AE23A7">
        <w:rPr>
          <w:rFonts w:eastAsiaTheme="minorEastAsia"/>
          <w:lang w:eastAsia="zh-CN"/>
        </w:rPr>
        <w:t>result</w:t>
      </w:r>
      <w:ins w:id="88" w:author="lxf" w:date="2010-12-07T12:36:00Z">
        <w:r w:rsidR="00180C5C">
          <w:rPr>
            <w:rFonts w:hint="eastAsia"/>
            <w:lang w:eastAsia="zh-CN"/>
          </w:rPr>
          <w:t>s</w:t>
        </w:r>
      </w:ins>
      <w:r w:rsidRPr="00AE23A7">
        <w:rPr>
          <w:rFonts w:eastAsiaTheme="minorEastAsia"/>
          <w:lang w:eastAsia="zh-CN"/>
        </w:rPr>
        <w:t xml:space="preserve"> based on a </w:t>
      </w:r>
      <w:ins w:id="89" w:author="lxf" w:date="2010-12-07T12:36:00Z">
        <w:r w:rsidR="00180C5C" w:rsidRPr="00AE23A7">
          <w:rPr>
            <w:rFonts w:eastAsiaTheme="minorEastAsia"/>
            <w:lang w:eastAsia="zh-CN"/>
          </w:rPr>
          <w:t>simulat</w:t>
        </w:r>
        <w:r w:rsidR="00180C5C">
          <w:rPr>
            <w:rFonts w:hint="eastAsia"/>
            <w:lang w:eastAsia="zh-CN"/>
          </w:rPr>
          <w:t xml:space="preserve">ed </w:t>
        </w:r>
      </w:ins>
      <w:r w:rsidRPr="00AE23A7">
        <w:rPr>
          <w:rFonts w:eastAsiaTheme="minorEastAsia"/>
          <w:lang w:eastAsia="zh-CN"/>
        </w:rPr>
        <w:t xml:space="preserve">suspension bridge </w:t>
      </w:r>
      <w:del w:id="90" w:author="lxf" w:date="2010-12-07T12:36:00Z">
        <w:r w:rsidRPr="00AE23A7" w:rsidDel="00180C5C">
          <w:rPr>
            <w:rFonts w:eastAsiaTheme="minorEastAsia"/>
            <w:lang w:eastAsia="zh-CN"/>
          </w:rPr>
          <w:delText>model</w:delText>
        </w:r>
        <w:r w:rsidDel="00180C5C">
          <w:rPr>
            <w:rFonts w:eastAsiaTheme="minorEastAsia" w:hint="eastAsia"/>
            <w:lang w:eastAsia="zh-CN"/>
          </w:rPr>
          <w:delText xml:space="preserve"> </w:delText>
        </w:r>
      </w:del>
      <w:r>
        <w:rPr>
          <w:rFonts w:eastAsiaTheme="minorEastAsia" w:hint="eastAsia"/>
          <w:lang w:eastAsia="zh-CN"/>
        </w:rPr>
        <w:t xml:space="preserve">and </w:t>
      </w:r>
      <w:ins w:id="91" w:author="lxf" w:date="2010-12-07T12:36:00Z">
        <w:r w:rsidR="00180C5C">
          <w:rPr>
            <w:rFonts w:hint="eastAsia"/>
            <w:lang w:eastAsia="zh-CN"/>
          </w:rPr>
          <w:t xml:space="preserve">on </w:t>
        </w:r>
      </w:ins>
      <w:r>
        <w:rPr>
          <w:rFonts w:eastAsiaTheme="minorEastAsia"/>
          <w:lang w:eastAsia="zh-CN"/>
        </w:rPr>
        <w:t>a</w:t>
      </w:r>
      <w:r>
        <w:rPr>
          <w:rFonts w:eastAsiaTheme="minorEastAsia" w:hint="eastAsia"/>
          <w:lang w:eastAsia="zh-CN"/>
        </w:rPr>
        <w:t xml:space="preserve"> </w:t>
      </w:r>
      <w:del w:id="92" w:author="lxf" w:date="2010-12-07T12:36:00Z">
        <w:r w:rsidDel="00180C5C">
          <w:rPr>
            <w:rFonts w:eastAsiaTheme="minorEastAsia" w:hint="eastAsia"/>
            <w:lang w:eastAsia="zh-CN"/>
          </w:rPr>
          <w:delText>laboratory test</w:delText>
        </w:r>
      </w:del>
      <w:ins w:id="93" w:author="lxf" w:date="2010-12-07T12:36:00Z">
        <w:r w:rsidR="00180C5C">
          <w:rPr>
            <w:rFonts w:hint="eastAsia"/>
            <w:lang w:eastAsia="zh-CN"/>
          </w:rPr>
          <w:t>real implementation</w:t>
        </w:r>
      </w:ins>
      <w:r w:rsidRPr="00AE23A7">
        <w:rPr>
          <w:rFonts w:eastAsiaTheme="minorEastAsia"/>
          <w:lang w:eastAsia="zh-CN"/>
        </w:rPr>
        <w:t xml:space="preserve"> </w:t>
      </w:r>
      <w:r>
        <w:rPr>
          <w:rFonts w:eastAsiaTheme="minorEastAsia" w:hint="eastAsia"/>
          <w:lang w:eastAsia="zh-CN"/>
        </w:rPr>
        <w:t>are described respectively.</w:t>
      </w:r>
    </w:p>
    <w:p w:rsidR="00D62C01" w:rsidRPr="005A74AF" w:rsidRDefault="00D62C01" w:rsidP="00D62C01">
      <w:pPr>
        <w:pStyle w:val="Heading1"/>
      </w:pPr>
      <w:r>
        <w:rPr>
          <w:rFonts w:hint="eastAsia"/>
        </w:rPr>
        <w:t xml:space="preserve">Related </w:t>
      </w:r>
      <w:r>
        <w:rPr>
          <w:rFonts w:hint="eastAsia"/>
          <w:lang w:eastAsia="zh-CN"/>
        </w:rPr>
        <w:t>W</w:t>
      </w:r>
      <w:r w:rsidRPr="00654FDD">
        <w:rPr>
          <w:rFonts w:hint="eastAsia"/>
        </w:rPr>
        <w:t>ork</w:t>
      </w:r>
    </w:p>
    <w:p w:rsidR="00D62C01" w:rsidRPr="00FA5770" w:rsidRDefault="00D62C01" w:rsidP="00D62C01">
      <w:pPr>
        <w:pStyle w:val="BodyText"/>
      </w:pPr>
      <w:r>
        <w:rPr>
          <w:rFonts w:hint="eastAsia"/>
          <w:lang w:eastAsia="zh-CN"/>
        </w:rPr>
        <w:t xml:space="preserve">Fault tolerance in WSNs has been studied </w:t>
      </w:r>
      <w:r>
        <w:rPr>
          <w:lang w:eastAsia="zh-CN"/>
        </w:rPr>
        <w:t>extensively</w:t>
      </w:r>
      <w:r>
        <w:rPr>
          <w:rFonts w:hint="eastAsia"/>
          <w:lang w:eastAsia="zh-CN"/>
        </w:rPr>
        <w:t xml:space="preserve"> by researchers in computer science engineering.  T</w:t>
      </w:r>
      <w:r w:rsidRPr="00FA5770">
        <w:rPr>
          <w:rFonts w:hint="eastAsia"/>
        </w:rPr>
        <w:t xml:space="preserve">he application background is </w:t>
      </w:r>
      <w:r>
        <w:rPr>
          <w:rFonts w:hint="eastAsia"/>
          <w:lang w:eastAsia="zh-CN"/>
        </w:rPr>
        <w:t>mainly</w:t>
      </w:r>
      <w:r w:rsidRPr="00FA5770">
        <w:rPr>
          <w:rFonts w:hint="eastAsia"/>
        </w:rPr>
        <w:t xml:space="preserve"> event or target detection</w:t>
      </w:r>
      <w:r w:rsidRPr="00E32F40">
        <w:t xml:space="preserve"> </w:t>
      </w:r>
      <w:r w:rsidRPr="00FA5770">
        <w:t xml:space="preserve">in battlefield surveillance, habitat monitoring, or environment monitoring </w:t>
      </w:r>
      <w:r>
        <w:rPr>
          <w:rFonts w:hint="eastAsia"/>
          <w:lang w:eastAsia="zh-CN"/>
        </w:rPr>
        <w:t>etc</w:t>
      </w:r>
      <w:r w:rsidRPr="00FA5770">
        <w:rPr>
          <w:rFonts w:hint="eastAsia"/>
        </w:rPr>
        <w:t xml:space="preserve">. The </w:t>
      </w:r>
      <w:r>
        <w:rPr>
          <w:rFonts w:hint="eastAsia"/>
          <w:lang w:eastAsia="zh-CN"/>
        </w:rPr>
        <w:t>main objective</w:t>
      </w:r>
      <w:r w:rsidRPr="00FA5770">
        <w:rPr>
          <w:rFonts w:hint="eastAsia"/>
        </w:rPr>
        <w:t xml:space="preserve"> is that in the presence of faulty sensor nodes, how to detect or locate specific events or targets over a specific region.</w:t>
      </w:r>
    </w:p>
    <w:p w:rsidR="00D62C01" w:rsidRPr="00FA5770" w:rsidRDefault="00D62C01" w:rsidP="00D62C01">
      <w:pPr>
        <w:pStyle w:val="BodyText"/>
      </w:pPr>
      <w:r w:rsidRPr="00FA5770">
        <w:t xml:space="preserve"> </w:t>
      </w:r>
      <w:r>
        <w:rPr>
          <w:rFonts w:hint="eastAsia"/>
          <w:lang w:eastAsia="zh-CN"/>
        </w:rPr>
        <w:t xml:space="preserve">A </w:t>
      </w:r>
      <w:r w:rsidRPr="00FA5770">
        <w:rPr>
          <w:rFonts w:hint="eastAsia"/>
        </w:rPr>
        <w:t xml:space="preserve">widely </w:t>
      </w:r>
      <w:r>
        <w:rPr>
          <w:rFonts w:hint="eastAsia"/>
          <w:lang w:eastAsia="zh-CN"/>
        </w:rPr>
        <w:t xml:space="preserve">adopted fault-tolerant </w:t>
      </w:r>
      <w:r w:rsidRPr="00FA5770">
        <w:t xml:space="preserve">strategy </w:t>
      </w:r>
      <w:r>
        <w:rPr>
          <w:rFonts w:hint="eastAsia"/>
          <w:lang w:eastAsia="zh-CN"/>
        </w:rPr>
        <w:t xml:space="preserve">is through </w:t>
      </w:r>
      <w:r w:rsidRPr="00FA5770">
        <w:rPr>
          <w:rFonts w:hint="eastAsia"/>
        </w:rPr>
        <w:t xml:space="preserve">decision </w:t>
      </w:r>
      <w:r w:rsidRPr="00FA5770">
        <w:t>fusion</w:t>
      </w:r>
      <w:r w:rsidRPr="00FA5770">
        <w:rPr>
          <w:rFonts w:hint="eastAsia"/>
        </w:rPr>
        <w:t xml:space="preserve">. Fig. 1 shows the basic theory of decision </w:t>
      </w:r>
      <w:proofErr w:type="gramStart"/>
      <w:r w:rsidRPr="00FA5770">
        <w:rPr>
          <w:rFonts w:hint="eastAsia"/>
        </w:rPr>
        <w:t>fusio</w:t>
      </w:r>
      <w:r>
        <w:rPr>
          <w:rFonts w:eastAsiaTheme="minorEastAsia" w:hint="eastAsia"/>
          <w:lang w:eastAsia="zh-HK"/>
        </w:rPr>
        <w:t>n[</w:t>
      </w:r>
      <w:proofErr w:type="gramEnd"/>
      <w:r>
        <w:rPr>
          <w:rFonts w:eastAsiaTheme="minorEastAsia" w:hint="eastAsia"/>
          <w:lang w:eastAsia="zh-HK"/>
        </w:rPr>
        <w:t>2]</w:t>
      </w:r>
      <w:ins w:id="94" w:author="lxf" w:date="2010-12-07T12:36:00Z">
        <w:r w:rsidR="00180C5C">
          <w:rPr>
            <w:rFonts w:hint="eastAsia"/>
            <w:lang w:eastAsia="zh-CN"/>
          </w:rPr>
          <w:t>.</w:t>
        </w:r>
      </w:ins>
      <w:r w:rsidRPr="00FA5770">
        <w:rPr>
          <w:rFonts w:hint="eastAsia"/>
        </w:rPr>
        <w:t xml:space="preserve"> If event or target H occurs or appears, each sensor (S</w:t>
      </w:r>
      <w:r w:rsidRPr="00E32F40">
        <w:rPr>
          <w:rFonts w:hint="eastAsia"/>
          <w:vertAlign w:val="subscript"/>
        </w:rPr>
        <w:t>i</w:t>
      </w:r>
      <w:r w:rsidRPr="00FA5770">
        <w:rPr>
          <w:rFonts w:hint="eastAsia"/>
        </w:rPr>
        <w:t xml:space="preserve">) observes it via signal </w:t>
      </w:r>
      <w:proofErr w:type="spellStart"/>
      <w:r w:rsidRPr="00FA5770">
        <w:rPr>
          <w:rFonts w:hint="eastAsia"/>
        </w:rPr>
        <w:t>y</w:t>
      </w:r>
      <w:r w:rsidRPr="00E32F40">
        <w:rPr>
          <w:rFonts w:hint="eastAsia"/>
          <w:vertAlign w:val="subscript"/>
        </w:rPr>
        <w:t>i</w:t>
      </w:r>
      <w:proofErr w:type="spellEnd"/>
      <w:r w:rsidRPr="00FA5770">
        <w:rPr>
          <w:rFonts w:hint="eastAsia"/>
        </w:rPr>
        <w:t xml:space="preserve"> and makes a local decision </w:t>
      </w:r>
      <w:proofErr w:type="spellStart"/>
      <w:r w:rsidRPr="00FA5770">
        <w:rPr>
          <w:rFonts w:hint="eastAsia"/>
        </w:rPr>
        <w:t>u</w:t>
      </w:r>
      <w:r w:rsidRPr="00E32F40">
        <w:rPr>
          <w:rFonts w:hint="eastAsia"/>
          <w:vertAlign w:val="subscript"/>
        </w:rPr>
        <w:t>i</w:t>
      </w:r>
      <w:proofErr w:type="spellEnd"/>
      <w:r w:rsidRPr="00FA5770">
        <w:rPr>
          <w:rFonts w:hint="eastAsia"/>
        </w:rPr>
        <w:t xml:space="preserve"> which </w:t>
      </w:r>
      <w:r>
        <w:rPr>
          <w:rFonts w:hint="eastAsia"/>
          <w:lang w:eastAsia="zh-CN"/>
        </w:rPr>
        <w:t xml:space="preserve">is </w:t>
      </w:r>
      <w:r w:rsidRPr="00FA5770">
        <w:rPr>
          <w:rFonts w:hint="eastAsia"/>
        </w:rPr>
        <w:t>typically, a binary value.  The local decisions are sent to a fusion center, where the final decision u</w:t>
      </w:r>
      <w:r w:rsidRPr="00E32F40">
        <w:rPr>
          <w:rFonts w:hint="eastAsia"/>
          <w:vertAlign w:val="subscript"/>
        </w:rPr>
        <w:t>0</w:t>
      </w:r>
      <w:r w:rsidRPr="00FA5770">
        <w:rPr>
          <w:rFonts w:hint="eastAsia"/>
        </w:rPr>
        <w:t xml:space="preserve"> is made by </w:t>
      </w:r>
      <w:r w:rsidRPr="00FA5770">
        <w:t>combining</w:t>
      </w:r>
      <w:r w:rsidRPr="00FA5770">
        <w:rPr>
          <w:rFonts w:hint="eastAsia"/>
        </w:rPr>
        <w:t xml:space="preserve"> these local decisi</w:t>
      </w:r>
      <w:r>
        <w:rPr>
          <w:rFonts w:hint="eastAsia"/>
        </w:rPr>
        <w:t xml:space="preserve">ons. </w:t>
      </w:r>
      <w:r>
        <w:rPr>
          <w:rFonts w:eastAsiaTheme="minorEastAsia" w:hint="eastAsia"/>
          <w:lang w:eastAsia="zh-HK"/>
        </w:rPr>
        <w:t xml:space="preserve"> </w:t>
      </w:r>
      <w:r>
        <w:rPr>
          <w:rFonts w:eastAsiaTheme="minorEastAsia"/>
          <w:lang w:eastAsia="zh-HK"/>
        </w:rPr>
        <w:t>It</w:t>
      </w:r>
      <w:r>
        <w:rPr>
          <w:rFonts w:eastAsiaTheme="minorEastAsia" w:hint="eastAsia"/>
          <w:lang w:eastAsia="zh-HK"/>
        </w:rPr>
        <w:t xml:space="preserve"> is assumed the </w:t>
      </w:r>
      <w:r>
        <w:rPr>
          <w:rFonts w:eastAsiaTheme="minorEastAsia"/>
          <w:lang w:eastAsia="zh-HK"/>
        </w:rPr>
        <w:t>occurrence</w:t>
      </w:r>
      <w:r>
        <w:rPr>
          <w:rFonts w:eastAsiaTheme="minorEastAsia" w:hint="eastAsia"/>
          <w:lang w:eastAsia="zh-HK"/>
        </w:rPr>
        <w:t xml:space="preserve"> of event will be detected by more than one sensor nodes. This redundancy will be utilized in the </w:t>
      </w:r>
      <w:r w:rsidRPr="00FA5770">
        <w:rPr>
          <w:rFonts w:hint="eastAsia"/>
        </w:rPr>
        <w:t xml:space="preserve">fusion </w:t>
      </w:r>
      <w:r w:rsidRPr="00FA5770">
        <w:t>algorithm</w:t>
      </w:r>
      <w:r w:rsidRPr="00FA5770">
        <w:rPr>
          <w:rFonts w:hint="eastAsia"/>
        </w:rPr>
        <w:t xml:space="preserve">. Optimal fusion </w:t>
      </w:r>
      <w:r w:rsidRPr="00FA5770">
        <w:t>algorithms have</w:t>
      </w:r>
      <w:r w:rsidRPr="00FA5770">
        <w:rPr>
          <w:rFonts w:hint="eastAsia"/>
        </w:rPr>
        <w:t xml:space="preserve"> been sought under the Bayesian or the </w:t>
      </w:r>
      <w:proofErr w:type="spellStart"/>
      <w:r w:rsidRPr="00FA5770">
        <w:rPr>
          <w:rFonts w:hint="eastAsia"/>
        </w:rPr>
        <w:t>Neyman</w:t>
      </w:r>
      <w:proofErr w:type="spellEnd"/>
      <w:r w:rsidRPr="00FA5770">
        <w:rPr>
          <w:rFonts w:hint="eastAsia"/>
        </w:rPr>
        <w:t xml:space="preserve">-Person performance </w:t>
      </w:r>
      <w:r w:rsidRPr="00FA5770">
        <w:rPr>
          <w:rFonts w:hint="eastAsia"/>
        </w:rPr>
        <w:lastRenderedPageBreak/>
        <w:t xml:space="preserve">criterion. Using the scheme, event/target </w:t>
      </w:r>
      <w:r>
        <w:rPr>
          <w:rFonts w:hint="eastAsia"/>
          <w:lang w:eastAsia="zh-CN"/>
        </w:rPr>
        <w:t xml:space="preserve">can still be correctly detected in the </w:t>
      </w:r>
      <w:r>
        <w:rPr>
          <w:lang w:eastAsia="zh-CN"/>
        </w:rPr>
        <w:t>presence</w:t>
      </w:r>
      <w:r>
        <w:rPr>
          <w:rFonts w:hint="eastAsia"/>
          <w:lang w:eastAsia="zh-CN"/>
        </w:rPr>
        <w:t xml:space="preserve"> </w:t>
      </w:r>
      <w:r>
        <w:rPr>
          <w:lang w:eastAsia="zh-CN"/>
        </w:rPr>
        <w:t xml:space="preserve">of </w:t>
      </w:r>
      <w:r w:rsidRPr="00FA5770">
        <w:t>faulty</w:t>
      </w:r>
      <w:r w:rsidRPr="00FA5770">
        <w:rPr>
          <w:rFonts w:hint="eastAsia"/>
        </w:rPr>
        <w:t xml:space="preserve"> sensor nodes. </w:t>
      </w:r>
    </w:p>
    <w:p w:rsidR="00D62C01" w:rsidRDefault="00D62C01" w:rsidP="00D62C01">
      <w:pPr>
        <w:pStyle w:val="BodyText"/>
        <w:jc w:val="center"/>
      </w:pPr>
      <w:r>
        <w:object w:dxaOrig="5833" w:dyaOrig="49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5.75pt;height:98.25pt" o:ole="">
            <v:imagedata r:id="rId7" o:title=""/>
          </v:shape>
          <o:OLEObject Type="Embed" ProgID="Visio.Drawing.11" ShapeID="_x0000_i1025" DrawAspect="Content" ObjectID="_1353489981" r:id="rId8"/>
        </w:object>
      </w:r>
    </w:p>
    <w:p w:rsidR="00D62C01" w:rsidRPr="00FA5770" w:rsidRDefault="00D62C01" w:rsidP="00D62C01">
      <w:pPr>
        <w:pStyle w:val="figurecaption"/>
        <w:tabs>
          <w:tab w:val="clear" w:pos="720"/>
        </w:tabs>
      </w:pPr>
      <w:r>
        <w:t xml:space="preserve">Figure </w:t>
      </w:r>
      <w:fldSimple w:instr=" SEQ Figure \* ARABIC ">
        <w:r w:rsidR="00CB2CC9">
          <w:t>1</w:t>
        </w:r>
      </w:fldSimple>
      <w:r w:rsidRPr="00FA5770">
        <w:rPr>
          <w:rFonts w:hint="eastAsia"/>
        </w:rPr>
        <w:t xml:space="preserve"> Fault-tolerant decision fusion strategy</w:t>
      </w:r>
    </w:p>
    <w:p w:rsidR="00D62C01" w:rsidRPr="00276F4C" w:rsidRDefault="00D62C01" w:rsidP="00D62C01">
      <w:pPr>
        <w:pStyle w:val="BodyText"/>
        <w:rPr>
          <w:rFonts w:eastAsiaTheme="minorEastAsia"/>
          <w:lang w:eastAsia="zh-HK"/>
        </w:rPr>
      </w:pPr>
      <w:r w:rsidRPr="00FA5770">
        <w:t>T</w:t>
      </w:r>
      <w:r w:rsidRPr="00FA5770">
        <w:rPr>
          <w:rFonts w:hint="eastAsia"/>
        </w:rPr>
        <w:t xml:space="preserve">o make the above strategy </w:t>
      </w:r>
      <w:r>
        <w:rPr>
          <w:rFonts w:hint="eastAsia"/>
          <w:lang w:eastAsia="zh-CN"/>
        </w:rPr>
        <w:t xml:space="preserve">more </w:t>
      </w:r>
      <w:r w:rsidRPr="00FA5770">
        <w:rPr>
          <w:rFonts w:hint="eastAsia"/>
        </w:rPr>
        <w:t xml:space="preserve">applicable for wireless sensor network, a distributed </w:t>
      </w:r>
      <w:r>
        <w:rPr>
          <w:rFonts w:hint="eastAsia"/>
          <w:lang w:eastAsia="zh-CN"/>
        </w:rPr>
        <w:t>version</w:t>
      </w:r>
      <w:r w:rsidRPr="00FA5770">
        <w:rPr>
          <w:rFonts w:hint="eastAsia"/>
        </w:rPr>
        <w:t xml:space="preserve"> was proposed in </w:t>
      </w:r>
      <w:r>
        <w:rPr>
          <w:rFonts w:eastAsiaTheme="minorEastAsia" w:hint="eastAsia"/>
          <w:lang w:eastAsia="zh-HK"/>
        </w:rPr>
        <w:t>[3]</w:t>
      </w:r>
      <w:r w:rsidRPr="00FA5770">
        <w:rPr>
          <w:rFonts w:hint="eastAsia"/>
        </w:rPr>
        <w:t xml:space="preserve">. In this algorithm, each sensor node communicates with its </w:t>
      </w:r>
      <w:proofErr w:type="spellStart"/>
      <w:r w:rsidRPr="00FA5770">
        <w:t>neighbours</w:t>
      </w:r>
      <w:proofErr w:type="spellEnd"/>
      <w:r w:rsidRPr="00FA5770">
        <w:rPr>
          <w:rFonts w:hint="eastAsia"/>
        </w:rPr>
        <w:t xml:space="preserve"> and collects their binary decisions and implements fusion algorithm. The basic idea of the fusion algorithm is that if most </w:t>
      </w:r>
      <w:proofErr w:type="spellStart"/>
      <w:r w:rsidRPr="00FA5770">
        <w:t>neighbour</w:t>
      </w:r>
      <w:proofErr w:type="spellEnd"/>
      <w:r w:rsidRPr="00FA5770">
        <w:t xml:space="preserve"> nodes have the same value as its particular value, a node considers that its sensor is correct</w:t>
      </w:r>
      <w:r w:rsidRPr="00FA5770">
        <w:rPr>
          <w:rFonts w:hint="eastAsia"/>
        </w:rPr>
        <w:t xml:space="preserve"> (i.e. majority voting)</w:t>
      </w:r>
      <w:r w:rsidRPr="00FA5770">
        <w:t>.</w:t>
      </w:r>
      <w:r w:rsidRPr="00FA5770">
        <w:rPr>
          <w:rFonts w:hint="eastAsia"/>
        </w:rPr>
        <w:t xml:space="preserve"> This scheme is illustrated in Fig.2 (a), where </w:t>
      </w:r>
      <w:r w:rsidRPr="00FA5770">
        <w:t>sensor</w:t>
      </w:r>
      <w:r w:rsidRPr="00FA5770">
        <w:rPr>
          <w:rFonts w:hint="eastAsia"/>
        </w:rPr>
        <w:t xml:space="preserve"> node S</w:t>
      </w:r>
      <w:r w:rsidRPr="00F11C5D">
        <w:rPr>
          <w:rFonts w:hint="eastAsia"/>
          <w:vertAlign w:val="subscript"/>
        </w:rPr>
        <w:t>0</w:t>
      </w:r>
      <w:r w:rsidRPr="00FA5770">
        <w:rPr>
          <w:rFonts w:hint="eastAsia"/>
        </w:rPr>
        <w:t xml:space="preserve"> receives the local conclusions from </w:t>
      </w:r>
      <w:r w:rsidRPr="00FA5770">
        <w:t xml:space="preserve">its </w:t>
      </w:r>
      <w:proofErr w:type="spellStart"/>
      <w:r w:rsidRPr="00FA5770">
        <w:t>neighbours</w:t>
      </w:r>
      <w:proofErr w:type="spellEnd"/>
      <w:r w:rsidRPr="00FA5770">
        <w:rPr>
          <w:rFonts w:hint="eastAsia"/>
        </w:rPr>
        <w:t xml:space="preserve"> (S</w:t>
      </w:r>
      <w:r w:rsidRPr="00F11C5D">
        <w:rPr>
          <w:rFonts w:hint="eastAsia"/>
          <w:vertAlign w:val="subscript"/>
        </w:rPr>
        <w:t>1</w:t>
      </w:r>
      <w:r w:rsidRPr="00FA5770">
        <w:rPr>
          <w:rFonts w:hint="eastAsia"/>
        </w:rPr>
        <w:t>~S</w:t>
      </w:r>
      <w:r w:rsidRPr="00F11C5D">
        <w:rPr>
          <w:rFonts w:hint="eastAsia"/>
          <w:vertAlign w:val="subscript"/>
        </w:rPr>
        <w:t>6</w:t>
      </w:r>
      <w:r w:rsidRPr="00FA5770">
        <w:rPr>
          <w:rFonts w:hint="eastAsia"/>
        </w:rPr>
        <w:t>) to confirm whether its own conclusion is correct. This scheme is further improved in</w:t>
      </w:r>
      <w:r>
        <w:rPr>
          <w:rFonts w:eastAsiaTheme="minorEastAsia" w:hint="eastAsia"/>
          <w:lang w:eastAsia="zh-HK"/>
        </w:rPr>
        <w:t xml:space="preserve"> [4~5</w:t>
      </w:r>
      <w:r w:rsidR="00FE509F">
        <w:rPr>
          <w:rFonts w:eastAsiaTheme="minorEastAsia"/>
          <w:lang w:eastAsia="zh-HK"/>
        </w:rPr>
        <w:t>]</w:t>
      </w:r>
      <w:r w:rsidR="00FE509F" w:rsidRPr="00FA5770">
        <w:t xml:space="preserve"> by</w:t>
      </w:r>
      <w:r w:rsidRPr="00FA5770">
        <w:rPr>
          <w:rFonts w:hint="eastAsia"/>
        </w:rPr>
        <w:t xml:space="preserve"> </w:t>
      </w:r>
      <w:r>
        <w:rPr>
          <w:rFonts w:eastAsiaTheme="minorEastAsia" w:hint="eastAsia"/>
          <w:lang w:eastAsia="zh-HK"/>
        </w:rPr>
        <w:t xml:space="preserve">using only part of </w:t>
      </w:r>
      <w:proofErr w:type="spellStart"/>
      <w:r w:rsidRPr="00FA5770">
        <w:t>neighbour</w:t>
      </w:r>
      <w:proofErr w:type="spellEnd"/>
      <w:r w:rsidRPr="00FA5770">
        <w:rPr>
          <w:rFonts w:hint="eastAsia"/>
        </w:rPr>
        <w:t xml:space="preserve"> nodes </w:t>
      </w:r>
      <w:r>
        <w:rPr>
          <w:rFonts w:eastAsiaTheme="minorEastAsia" w:hint="eastAsia"/>
          <w:lang w:eastAsia="zh-HK"/>
        </w:rPr>
        <w:t xml:space="preserve">in </w:t>
      </w:r>
      <w:r w:rsidRPr="00FA5770">
        <w:rPr>
          <w:rFonts w:hint="eastAsia"/>
        </w:rPr>
        <w:t>fusion</w:t>
      </w:r>
      <w:r w:rsidRPr="00276F4C">
        <w:rPr>
          <w:rFonts w:hint="eastAsia"/>
        </w:rPr>
        <w:t xml:space="preserve"> </w:t>
      </w:r>
      <w:r>
        <w:rPr>
          <w:rFonts w:eastAsiaTheme="minorEastAsia" w:hint="eastAsia"/>
          <w:lang w:eastAsia="zh-HK"/>
        </w:rPr>
        <w:t xml:space="preserve">so as to further decrease </w:t>
      </w:r>
      <w:r w:rsidRPr="00FA5770">
        <w:rPr>
          <w:rFonts w:hint="eastAsia"/>
        </w:rPr>
        <w:t xml:space="preserve">the energy consumption and traffic </w:t>
      </w:r>
      <w:r w:rsidRPr="00FA5770">
        <w:t>congestion</w:t>
      </w:r>
      <w:r w:rsidRPr="00FA5770">
        <w:rPr>
          <w:rFonts w:hint="eastAsia"/>
        </w:rPr>
        <w:t xml:space="preserve">. This scheme is </w:t>
      </w:r>
      <w:r w:rsidRPr="00FA5770">
        <w:t>illustrated</w:t>
      </w:r>
      <w:r w:rsidRPr="00FA5770">
        <w:rPr>
          <w:rFonts w:hint="eastAsia"/>
        </w:rPr>
        <w:t xml:space="preserve"> in Fig. 2(b), where S</w:t>
      </w:r>
      <w:r w:rsidRPr="00F11C5D">
        <w:rPr>
          <w:rFonts w:hint="eastAsia"/>
          <w:vertAlign w:val="subscript"/>
        </w:rPr>
        <w:t>0</w:t>
      </w:r>
      <w:r w:rsidRPr="00FA5770">
        <w:rPr>
          <w:rFonts w:hint="eastAsia"/>
        </w:rPr>
        <w:t xml:space="preserve"> only receives part of its </w:t>
      </w:r>
      <w:proofErr w:type="spellStart"/>
      <w:r w:rsidRPr="00FA5770">
        <w:t>neighbours</w:t>
      </w:r>
      <w:proofErr w:type="spellEnd"/>
      <w:r w:rsidRPr="00FA5770">
        <w:rPr>
          <w:rFonts w:hint="eastAsia"/>
        </w:rPr>
        <w:t xml:space="preserve">, </w:t>
      </w:r>
      <w:r w:rsidRPr="00FA5770">
        <w:t>particularly</w:t>
      </w:r>
      <w:r w:rsidRPr="00FA5770">
        <w:rPr>
          <w:rFonts w:hint="eastAsia"/>
        </w:rPr>
        <w:t>, S</w:t>
      </w:r>
      <w:r w:rsidRPr="00F11C5D">
        <w:rPr>
          <w:rFonts w:hint="eastAsia"/>
          <w:vertAlign w:val="subscript"/>
        </w:rPr>
        <w:t>1</w:t>
      </w:r>
      <w:proofErr w:type="gramStart"/>
      <w:r w:rsidRPr="00FA5770">
        <w:rPr>
          <w:rFonts w:hint="eastAsia"/>
        </w:rPr>
        <w:t>,S</w:t>
      </w:r>
      <w:r w:rsidRPr="00F11C5D">
        <w:rPr>
          <w:rFonts w:hint="eastAsia"/>
          <w:vertAlign w:val="subscript"/>
        </w:rPr>
        <w:t>3</w:t>
      </w:r>
      <w:proofErr w:type="gramEnd"/>
      <w:r w:rsidRPr="00FA5770">
        <w:rPr>
          <w:rFonts w:hint="eastAsia"/>
        </w:rPr>
        <w:t xml:space="preserve"> and S</w:t>
      </w:r>
      <w:r w:rsidRPr="00F11C5D">
        <w:rPr>
          <w:rFonts w:hint="eastAsia"/>
          <w:vertAlign w:val="subscript"/>
        </w:rPr>
        <w:t>5</w:t>
      </w:r>
      <w:r w:rsidRPr="00FA5770">
        <w:rPr>
          <w:rFonts w:hint="eastAsia"/>
        </w:rPr>
        <w:t>, to make conclusion.</w:t>
      </w:r>
    </w:p>
    <w:p w:rsidR="00D62C01" w:rsidRDefault="00D62C01" w:rsidP="00D62C01">
      <w:pPr>
        <w:pStyle w:val="BodyText"/>
        <w:jc w:val="center"/>
      </w:pPr>
      <w:r>
        <w:object w:dxaOrig="11696" w:dyaOrig="7482">
          <v:shape id="_x0000_i1026" type="#_x0000_t75" style="width:194.45pt;height:124.5pt" o:ole="">
            <v:imagedata r:id="rId9" o:title=""/>
          </v:shape>
          <o:OLEObject Type="Embed" ProgID="Visio.Drawing.11" ShapeID="_x0000_i1026" DrawAspect="Content" ObjectID="_1353489982" r:id="rId10"/>
        </w:object>
      </w:r>
    </w:p>
    <w:p w:rsidR="00D62C01" w:rsidRPr="00CA199A" w:rsidRDefault="00D62C01" w:rsidP="00D62C01">
      <w:pPr>
        <w:pStyle w:val="figurecaption"/>
        <w:tabs>
          <w:tab w:val="clear" w:pos="720"/>
        </w:tabs>
        <w:rPr>
          <w:rFonts w:eastAsiaTheme="minorEastAsia"/>
          <w:lang w:eastAsia="zh-HK"/>
        </w:rPr>
      </w:pPr>
      <w:r>
        <w:t xml:space="preserve">Figure </w:t>
      </w:r>
      <w:fldSimple w:instr=" SEQ Figure \* ARABIC ">
        <w:r w:rsidR="00CB2CC9">
          <w:t>2</w:t>
        </w:r>
      </w:fldSimple>
      <w:r w:rsidRPr="00FA5770">
        <w:rPr>
          <w:rFonts w:hint="eastAsia"/>
        </w:rPr>
        <w:t xml:space="preserve"> Decision </w:t>
      </w:r>
      <w:r w:rsidRPr="00FA5770">
        <w:t>fusion</w:t>
      </w:r>
      <w:r w:rsidRPr="00FA5770">
        <w:rPr>
          <w:rFonts w:hint="eastAsia"/>
        </w:rPr>
        <w:t xml:space="preserve"> scheme </w:t>
      </w:r>
      <w:r>
        <w:rPr>
          <w:rFonts w:eastAsiaTheme="minorEastAsia" w:hint="eastAsia"/>
          <w:lang w:eastAsia="zh-HK"/>
        </w:rPr>
        <w:t>in WSNs (see</w:t>
      </w:r>
      <w:r>
        <w:rPr>
          <w:rFonts w:hint="eastAsia"/>
        </w:rPr>
        <w:t xml:space="preserve"> </w:t>
      </w:r>
      <w:r w:rsidRPr="00FA5770">
        <w:rPr>
          <w:rFonts w:hint="eastAsia"/>
        </w:rPr>
        <w:t xml:space="preserve"> </w:t>
      </w:r>
      <w:r w:rsidR="00EA06C0" w:rsidRPr="00FA5770">
        <w:fldChar w:fldCharType="begin"/>
      </w:r>
      <w:r w:rsidRPr="00FA5770">
        <w:instrText xml:space="preserve"> ADDIN EN.CITE &lt;EndNote&gt;&lt;Cite&gt;&lt;Author&gt;Krishnamachari&lt;/Author&gt;&lt;Year&gt;2004&lt;/Year&gt;&lt;RecNum&gt;141&lt;/RecNum&gt;&lt;record&gt;&lt;rec-number&gt;141&lt;/rec-number&gt;&lt;foreign-keys&gt;&lt;key app="EN" db-id="pppvv0f5o2ssd9edpwxxvdffxewtsx9t0fwt"&gt;141&lt;/key&gt;&lt;/foreign-keys&gt;&lt;ref-type name="Journal Article"&gt;17&lt;/ref-type&gt;&lt;contributors&gt;&lt;authors&gt;&lt;author&gt;Krishnamachari, B&lt;/author&gt;&lt;author&gt;Iyengar, S&lt;/author&gt;&lt;/authors&gt;&lt;/contributors&gt;&lt;titles&gt;&lt;title&gt;Distributed Bayesian algorithms for fault-tolerant event region detection in wireless sensor networks&lt;/title&gt;&lt;secondary-title&gt;IEEE transactions on computers&lt;/secondary-title&gt;&lt;/titles&gt;&lt;periodical&gt;&lt;full-title&gt;IEEE transactions on computers&lt;/full-title&gt;&lt;/periodical&gt;&lt;pages&gt;241-250&lt;/pages&gt;&lt;dates&gt;&lt;year&gt;2004&lt;/year&gt;&lt;/dates&gt;&lt;publisher&gt;Published by the IEEE Computer Society&lt;/publisher&gt;&lt;urls&gt;&lt;/urls&gt;&lt;/record&gt;&lt;/Cite&gt;&lt;/EndNote&gt;</w:instrText>
      </w:r>
      <w:r w:rsidR="00EA06C0" w:rsidRPr="00FA5770">
        <w:fldChar w:fldCharType="separate"/>
      </w:r>
      <w:r w:rsidRPr="00FA5770">
        <w:t>[13]</w:t>
      </w:r>
      <w:r w:rsidR="00EA06C0" w:rsidRPr="00FA5770">
        <w:fldChar w:fldCharType="end"/>
      </w:r>
      <w:r w:rsidRPr="00FA5770">
        <w:rPr>
          <w:rFonts w:hint="eastAsia"/>
        </w:rPr>
        <w:t xml:space="preserve"> and </w:t>
      </w:r>
      <w:r w:rsidR="00EA06C0" w:rsidRPr="00FA5770">
        <w:fldChar w:fldCharType="begin"/>
      </w:r>
      <w:r w:rsidRPr="00FA5770">
        <w:instrText xml:space="preserve"> ADDIN EN.CITE &lt;EndNote&gt;&lt;Cite&gt;&lt;Author&gt;Luo&lt;/Author&gt;&lt;Year&gt;2006&lt;/Year&gt;&lt;RecNum&gt;142&lt;/RecNum&gt;&lt;record&gt;&lt;rec-number&gt;142&lt;/rec-number&gt;&lt;foreign-keys&gt;&lt;key app="EN" db-id="pppvv0f5o2ssd9edpwxxvdffxewtsx9t0fwt"&gt;142&lt;/key&gt;&lt;/foreign-keys&gt;&lt;ref-type name="Journal Article"&gt;17&lt;/ref-type&gt;&lt;contributors&gt;&lt;authors&gt;&lt;author&gt;Luo, X&lt;/author&gt;&lt;author&gt;Dong, M&lt;/author&gt;&lt;author&gt;Huang, Y&lt;/author&gt;&lt;/authors&gt;&lt;/contributors&gt;&lt;titles&gt;&lt;title&gt;On distributed fault-tolerant detection in wireless sensor networks&lt;/title&gt;&lt;secondary-title&gt;IEEE transactions on computers&lt;/secondary-title&gt;&lt;/titles&gt;&lt;periodical&gt;&lt;full-title&gt;IEEE transactions on computers&lt;/full-title&gt;&lt;/periodical&gt;&lt;pages&gt;58-70&lt;/pages&gt;&lt;dates&gt;&lt;year&gt;2006&lt;/year&gt;&lt;/dates&gt;&lt;publisher&gt;Published by the IEEE Computer Society&lt;/publisher&gt;&lt;urls&gt;&lt;/urls&gt;&lt;/record&gt;&lt;/Cite&gt;&lt;/EndNote&gt;</w:instrText>
      </w:r>
      <w:r w:rsidR="00EA06C0" w:rsidRPr="00FA5770">
        <w:fldChar w:fldCharType="separate"/>
      </w:r>
      <w:r w:rsidRPr="00FA5770">
        <w:t>[15]</w:t>
      </w:r>
      <w:r w:rsidR="00EA06C0" w:rsidRPr="00FA5770">
        <w:fldChar w:fldCharType="end"/>
      </w:r>
      <w:r>
        <w:rPr>
          <w:rFonts w:eastAsiaTheme="minorEastAsia" w:hint="eastAsia"/>
          <w:lang w:eastAsia="zh-HK"/>
        </w:rPr>
        <w:t>)</w:t>
      </w:r>
    </w:p>
    <w:p w:rsidR="00D62C01" w:rsidRPr="00526A48" w:rsidRDefault="00D62C01" w:rsidP="00D62C01">
      <w:pPr>
        <w:pStyle w:val="BodyText"/>
        <w:rPr>
          <w:rFonts w:eastAsiaTheme="minorEastAsia"/>
          <w:lang w:eastAsia="zh-HK"/>
        </w:rPr>
      </w:pPr>
      <w:r>
        <w:rPr>
          <w:rFonts w:eastAsiaTheme="minorEastAsia" w:hint="eastAsia"/>
          <w:lang w:eastAsia="zh-HK"/>
        </w:rPr>
        <w:t xml:space="preserve">The </w:t>
      </w:r>
      <w:r w:rsidRPr="00FA5770">
        <w:rPr>
          <w:rFonts w:hint="eastAsia"/>
        </w:rPr>
        <w:t xml:space="preserve">fault-tolerant methods </w:t>
      </w:r>
      <w:r>
        <w:rPr>
          <w:rFonts w:eastAsiaTheme="minorEastAsia" w:hint="eastAsia"/>
          <w:lang w:eastAsia="zh-HK"/>
        </w:rPr>
        <w:t xml:space="preserve">proposed above </w:t>
      </w:r>
      <w:r w:rsidRPr="00FA5770">
        <w:rPr>
          <w:rFonts w:hint="eastAsia"/>
        </w:rPr>
        <w:t xml:space="preserve">use decision fusion. Another kind of fusion which </w:t>
      </w:r>
      <w:r>
        <w:rPr>
          <w:rFonts w:eastAsiaTheme="minorEastAsia" w:hint="eastAsia"/>
          <w:lang w:eastAsia="zh-HK"/>
        </w:rPr>
        <w:t>can make the system</w:t>
      </w:r>
      <w:r w:rsidRPr="00FA5770">
        <w:rPr>
          <w:rFonts w:hint="eastAsia"/>
        </w:rPr>
        <w:t xml:space="preserve"> fault-tolerant is </w:t>
      </w:r>
      <w:r>
        <w:rPr>
          <w:rFonts w:eastAsiaTheme="minorEastAsia" w:hint="eastAsia"/>
          <w:lang w:eastAsia="zh-HK"/>
        </w:rPr>
        <w:t>value</w:t>
      </w:r>
      <w:r w:rsidRPr="00FA5770">
        <w:rPr>
          <w:rFonts w:hint="eastAsia"/>
        </w:rPr>
        <w:t xml:space="preserve"> fusion.  Different from decision fusion, sensors in </w:t>
      </w:r>
      <w:r>
        <w:rPr>
          <w:rFonts w:eastAsiaTheme="minorEastAsia" w:hint="eastAsia"/>
          <w:lang w:eastAsia="zh-HK"/>
        </w:rPr>
        <w:t>value</w:t>
      </w:r>
      <w:r w:rsidRPr="00FA5770">
        <w:rPr>
          <w:rFonts w:hint="eastAsia"/>
        </w:rPr>
        <w:t xml:space="preserve"> fusion exchange their </w:t>
      </w:r>
      <w:r w:rsidRPr="00FA5770">
        <w:t>measured</w:t>
      </w:r>
      <w:r w:rsidRPr="00FA5770">
        <w:rPr>
          <w:rFonts w:hint="eastAsia"/>
        </w:rPr>
        <w:t xml:space="preserve"> values first and then </w:t>
      </w:r>
      <w:r>
        <w:t>make</w:t>
      </w:r>
      <w:r w:rsidRPr="00FA5770">
        <w:rPr>
          <w:rFonts w:hint="eastAsia"/>
        </w:rPr>
        <w:t xml:space="preserve"> </w:t>
      </w:r>
      <w:r>
        <w:rPr>
          <w:rFonts w:eastAsiaTheme="minorEastAsia" w:hint="eastAsia"/>
          <w:lang w:eastAsia="zh-HK"/>
        </w:rPr>
        <w:t>their</w:t>
      </w:r>
      <w:r w:rsidRPr="00FA5770">
        <w:rPr>
          <w:rFonts w:hint="eastAsia"/>
        </w:rPr>
        <w:t xml:space="preserve"> decision</w:t>
      </w:r>
      <w:r>
        <w:rPr>
          <w:rFonts w:eastAsiaTheme="minorEastAsia" w:hint="eastAsia"/>
          <w:lang w:eastAsia="zh-HK"/>
        </w:rPr>
        <w:t>s</w:t>
      </w:r>
      <w:r w:rsidR="00EA06C0" w:rsidRPr="00FA5770">
        <w:fldChar w:fldCharType="begin"/>
      </w:r>
      <w:r w:rsidRPr="00FA5770">
        <w:instrText xml:space="preserve"> ADDIN EN.CITE &lt;EndNote&gt;&lt;Cite&gt;&lt;Author&gt;Clouqueur&lt;/Author&gt;&lt;Year&gt;2001&lt;/Year&gt;&lt;RecNum&gt;143&lt;/RecNum&gt;&lt;record&gt;&lt;rec-number&gt;143&lt;/rec-number&gt;&lt;foreign-keys&gt;&lt;key app="EN" db-id="pppvv0f5o2ssd9edpwxxvdffxewtsx9t0fwt"&gt;143&lt;/key&gt;&lt;/foreign-keys&gt;&lt;ref-type name="Conference Proceedings"&gt;10&lt;/ref-type&gt;&lt;contributors&gt;&lt;authors&gt;&lt;author&gt;Clouqueur, T&lt;/author&gt;&lt;author&gt;Ramanathan, P&lt;/author&gt;&lt;author&gt;Saluja, KK&lt;/author&gt;&lt;author&gt;Wang, KC&lt;/author&gt;&lt;/authors&gt;&lt;/contributors&gt;&lt;titles&gt;&lt;title&gt;Value-fusion versus decision-fusion for fault-tolerance in collaborative target detection in sensor networks&lt;/title&gt;&lt;/titles&gt;&lt;dates&gt;&lt;year&gt;2001&lt;/year&gt;&lt;/dates&gt;&lt;publisher&gt;Citeseer&lt;/publisher&gt;&lt;urls&gt;&lt;/urls&gt;&lt;/record&gt;&lt;/Cite&gt;&lt;/EndNote&gt;</w:instrText>
      </w:r>
      <w:r w:rsidR="00EA06C0" w:rsidRPr="00FA5770">
        <w:fldChar w:fldCharType="separate"/>
      </w:r>
      <w:r w:rsidRPr="00FA5770">
        <w:t>[16]</w:t>
      </w:r>
      <w:r w:rsidR="00EA06C0" w:rsidRPr="00FA5770">
        <w:fldChar w:fldCharType="end"/>
      </w:r>
      <w:r>
        <w:rPr>
          <w:rFonts w:eastAsiaTheme="minorEastAsia" w:hint="eastAsia"/>
          <w:lang w:eastAsia="zh-HK"/>
        </w:rPr>
        <w:t>.</w:t>
      </w:r>
    </w:p>
    <w:p w:rsidR="00D62C01" w:rsidRPr="00C45900" w:rsidRDefault="00D62C01" w:rsidP="00D62C01">
      <w:pPr>
        <w:pStyle w:val="Caption"/>
        <w:jc w:val="center"/>
        <w:rPr>
          <w:rFonts w:eastAsiaTheme="minorEastAsia"/>
          <w:lang w:eastAsia="zh-CN"/>
        </w:rPr>
      </w:pPr>
      <w:r>
        <w:object w:dxaOrig="4836" w:dyaOrig="3003">
          <v:shape id="_x0000_i1027" type="#_x0000_t75" style="width:107.65pt;height:65.95pt" o:ole="">
            <v:imagedata r:id="rId11" o:title=""/>
          </v:shape>
          <o:OLEObject Type="Embed" ProgID="Visio.Drawing.11" ShapeID="_x0000_i1027" DrawAspect="Content" ObjectID="_1353489983" r:id="rId12"/>
        </w:object>
      </w:r>
    </w:p>
    <w:p w:rsidR="00D62C01" w:rsidRPr="00C45900" w:rsidRDefault="00D62C01" w:rsidP="00D62C01">
      <w:pPr>
        <w:pStyle w:val="figurecaption"/>
        <w:tabs>
          <w:tab w:val="clear" w:pos="720"/>
        </w:tabs>
      </w:pPr>
      <w:r w:rsidRPr="00C45900">
        <w:t xml:space="preserve">Figure </w:t>
      </w:r>
      <w:fldSimple w:instr=" SEQ Figure \* ARABIC ">
        <w:r w:rsidR="00CB2CC9">
          <w:t>3</w:t>
        </w:r>
      </w:fldSimple>
      <w:r w:rsidRPr="00C45900">
        <w:rPr>
          <w:rFonts w:hint="eastAsia"/>
        </w:rPr>
        <w:t xml:space="preserve"> </w:t>
      </w:r>
      <w:r>
        <w:rPr>
          <w:rFonts w:eastAsiaTheme="minorEastAsia" w:hint="eastAsia"/>
          <w:lang w:eastAsia="zh-HK"/>
        </w:rPr>
        <w:t>Value</w:t>
      </w:r>
      <w:r w:rsidRPr="00C45900">
        <w:rPr>
          <w:rFonts w:hint="eastAsia"/>
        </w:rPr>
        <w:t xml:space="preserve"> </w:t>
      </w:r>
      <w:r w:rsidRPr="00C45900">
        <w:t>fus</w:t>
      </w:r>
      <w:r w:rsidRPr="00C45900">
        <w:rPr>
          <w:rFonts w:hint="eastAsia"/>
        </w:rPr>
        <w:t xml:space="preserve">ion. The grey sensors are faulty (from </w:t>
      </w:r>
      <w:r w:rsidR="00EA06C0" w:rsidRPr="00C45900">
        <w:fldChar w:fldCharType="begin"/>
      </w:r>
      <w:r w:rsidRPr="00C45900">
        <w:instrText xml:space="preserve"> ADDIN EN.CITE &lt;EndNote&gt;&lt;Cite&gt;&lt;Author&gt;Clouqueur&lt;/Author&gt;&lt;Year&gt;2001&lt;/Year&gt;&lt;RecNum&gt;143&lt;/RecNum&gt;&lt;record&gt;&lt;rec-number&gt;143&lt;/rec-number&gt;&lt;foreign-keys&gt;&lt;key app="EN" db-id="pppvv0f5o2ssd9edpwxxvdffxewtsx9t0fwt"&gt;143&lt;/key&gt;&lt;/foreign-keys&gt;&lt;ref-type name="Conference Proceedings"&gt;10&lt;/ref-type&gt;&lt;contributors&gt;&lt;authors&gt;&lt;author&gt;Clouqueur, T&lt;/author&gt;&lt;author&gt;Ramanathan, P&lt;/author&gt;&lt;author&gt;Saluja, KK&lt;/author&gt;&lt;author&gt;Wang, KC&lt;/author&gt;&lt;/authors&gt;&lt;/contributors&gt;&lt;titles&gt;&lt;title&gt;Value-fusion versus decision-fusion for fault-tolerance in collaborative target detection in sensor networks&lt;/title&gt;&lt;/titles&gt;&lt;dates&gt;&lt;year&gt;2001&lt;/year&gt;&lt;/dates&gt;&lt;publisher&gt;Citeseer&lt;/publisher&gt;&lt;urls&gt;&lt;/urls&gt;&lt;/record&gt;&lt;/Cite&gt;&lt;/EndNote&gt;</w:instrText>
      </w:r>
      <w:r w:rsidR="00EA06C0" w:rsidRPr="00C45900">
        <w:fldChar w:fldCharType="separate"/>
      </w:r>
      <w:r w:rsidRPr="00C45900">
        <w:t>[16]</w:t>
      </w:r>
      <w:r w:rsidR="00EA06C0" w:rsidRPr="00C45900">
        <w:fldChar w:fldCharType="end"/>
      </w:r>
      <w:r w:rsidRPr="00C45900">
        <w:rPr>
          <w:rFonts w:hint="eastAsia"/>
        </w:rPr>
        <w:t xml:space="preserve">) </w:t>
      </w:r>
    </w:p>
    <w:p w:rsidR="00D62C01" w:rsidRPr="00FA5770" w:rsidRDefault="00D62C01" w:rsidP="00D62C01">
      <w:pPr>
        <w:pStyle w:val="BodyText"/>
      </w:pPr>
      <w:r w:rsidRPr="00FA5770">
        <w:rPr>
          <w:rFonts w:hint="eastAsia"/>
        </w:rPr>
        <w:t xml:space="preserve">Through simulation, </w:t>
      </w:r>
      <w:r>
        <w:rPr>
          <w:rFonts w:eastAsiaTheme="minorEastAsia" w:hint="eastAsia"/>
          <w:lang w:eastAsia="zh-HK"/>
        </w:rPr>
        <w:t>it is concluded in</w:t>
      </w:r>
      <w:r w:rsidRPr="00FA5770">
        <w:rPr>
          <w:rFonts w:hint="eastAsia"/>
        </w:rPr>
        <w:t xml:space="preserve"> </w:t>
      </w:r>
      <w:r w:rsidR="00EA06C0" w:rsidRPr="00FA5770">
        <w:fldChar w:fldCharType="begin"/>
      </w:r>
      <w:r w:rsidRPr="00FA5770">
        <w:instrText xml:space="preserve"> ADDIN EN.CITE &lt;EndNote&gt;&lt;Cite&gt;&lt;Author&gt;Clouqueur&lt;/Author&gt;&lt;Year&gt;2001&lt;/Year&gt;&lt;RecNum&gt;143&lt;/RecNum&gt;&lt;record&gt;&lt;rec-number&gt;143&lt;/rec-number&gt;&lt;foreign-keys&gt;&lt;key app="EN" db-id="pppvv0f5o2ssd9edpwxxvdffxewtsx9t0fwt"&gt;143&lt;/key&gt;&lt;/foreign-keys&gt;&lt;ref-type name="Conference Proceedings"&gt;10&lt;/ref-type&gt;&lt;contributors&gt;&lt;authors&gt;&lt;author&gt;Clouqueur, T&lt;/author&gt;&lt;author&gt;Ramanathan, P&lt;/author&gt;&lt;author&gt;Saluja, KK&lt;/author&gt;&lt;author&gt;Wang, KC&lt;/author&gt;&lt;/authors&gt;&lt;/contributors&gt;&lt;titles&gt;&lt;title&gt;Value-fusion versus decision-fusion for fault-tolerance in collaborative target detection in sensor networks&lt;/title&gt;&lt;/titles&gt;&lt;dates&gt;&lt;year&gt;2001&lt;/year&gt;&lt;/dates&gt;&lt;publisher&gt;Citeseer&lt;/publisher&gt;&lt;urls&gt;&lt;/urls&gt;&lt;/record&gt;&lt;/Cite&gt;&lt;/EndNote&gt;</w:instrText>
      </w:r>
      <w:r w:rsidR="00EA06C0" w:rsidRPr="00FA5770">
        <w:fldChar w:fldCharType="separate"/>
      </w:r>
      <w:r w:rsidRPr="00FA5770">
        <w:t>[16]</w:t>
      </w:r>
      <w:r w:rsidR="00EA06C0" w:rsidRPr="00FA5770">
        <w:fldChar w:fldCharType="end"/>
      </w:r>
      <w:r>
        <w:rPr>
          <w:rFonts w:eastAsiaTheme="minorEastAsia" w:hint="eastAsia"/>
          <w:lang w:eastAsia="zh-HK"/>
        </w:rPr>
        <w:t xml:space="preserve"> </w:t>
      </w:r>
      <w:r w:rsidRPr="00FA5770">
        <w:rPr>
          <w:rFonts w:hint="eastAsia"/>
        </w:rPr>
        <w:t xml:space="preserve">that value fusion is superior to decision fusion when the sensor network is highly reliable. However, as faulty sensors are introduced </w:t>
      </w:r>
      <w:r w:rsidRPr="00FA5770">
        <w:rPr>
          <w:rFonts w:hint="eastAsia"/>
        </w:rPr>
        <w:lastRenderedPageBreak/>
        <w:t xml:space="preserve">in the system, the </w:t>
      </w:r>
      <w:r w:rsidRPr="00FA5770">
        <w:t>performance of value fusion degrades</w:t>
      </w:r>
      <w:r w:rsidRPr="00FA5770">
        <w:rPr>
          <w:rFonts w:hint="eastAsia"/>
        </w:rPr>
        <w:t xml:space="preserve"> faster than the </w:t>
      </w:r>
      <w:r w:rsidRPr="00FA5770">
        <w:t>performance</w:t>
      </w:r>
      <w:r w:rsidRPr="00FA5770">
        <w:rPr>
          <w:rFonts w:hint="eastAsia"/>
        </w:rPr>
        <w:t xml:space="preserve"> of decision fusion and </w:t>
      </w:r>
      <w:r w:rsidRPr="00FA5770">
        <w:t>decision</w:t>
      </w:r>
      <w:r w:rsidRPr="00FA5770">
        <w:rPr>
          <w:rFonts w:hint="eastAsia"/>
        </w:rPr>
        <w:t xml:space="preserve"> fusion becomes superior to value fusion.  </w:t>
      </w:r>
    </w:p>
    <w:p w:rsidR="00D62C01" w:rsidRDefault="00D62C01" w:rsidP="00D62C01">
      <w:pPr>
        <w:pStyle w:val="BodyText"/>
        <w:rPr>
          <w:lang w:eastAsia="zh-CN"/>
        </w:rPr>
      </w:pPr>
      <w:r>
        <w:rPr>
          <w:rFonts w:hint="eastAsia"/>
          <w:lang w:eastAsia="zh-CN"/>
        </w:rPr>
        <w:t xml:space="preserve">Although the proposed fusion schemes </w:t>
      </w:r>
      <w:r>
        <w:rPr>
          <w:rFonts w:hint="eastAsia"/>
        </w:rPr>
        <w:t>ha</w:t>
      </w:r>
      <w:r>
        <w:rPr>
          <w:rFonts w:hint="eastAsia"/>
          <w:lang w:eastAsia="zh-CN"/>
        </w:rPr>
        <w:t>ve</w:t>
      </w:r>
      <w:r>
        <w:rPr>
          <w:rFonts w:hint="eastAsia"/>
        </w:rPr>
        <w:t xml:space="preserve"> </w:t>
      </w:r>
      <w:r w:rsidRPr="00FA5770">
        <w:rPr>
          <w:rFonts w:hint="eastAsia"/>
        </w:rPr>
        <w:t>proven to be fault-tolerant for many WSN applications in</w:t>
      </w:r>
      <w:r>
        <w:rPr>
          <w:rFonts w:hint="eastAsia"/>
          <w:lang w:eastAsia="zh-CN"/>
        </w:rPr>
        <w:t>cluding</w:t>
      </w:r>
      <w:r w:rsidRPr="00FA5770">
        <w:rPr>
          <w:rFonts w:hint="eastAsia"/>
        </w:rPr>
        <w:t xml:space="preserve"> target/event detection</w:t>
      </w:r>
      <w:r>
        <w:rPr>
          <w:rFonts w:hint="eastAsia"/>
          <w:lang w:eastAsia="zh-CN"/>
        </w:rPr>
        <w:t>, they</w:t>
      </w:r>
      <w:r w:rsidRPr="00FA5770">
        <w:rPr>
          <w:rFonts w:hint="eastAsia"/>
        </w:rPr>
        <w:t xml:space="preserve"> </w:t>
      </w:r>
      <w:r>
        <w:rPr>
          <w:rFonts w:hint="eastAsia"/>
          <w:lang w:eastAsia="zh-CN"/>
        </w:rPr>
        <w:t>are</w:t>
      </w:r>
      <w:r w:rsidRPr="00FA5770">
        <w:rPr>
          <w:rFonts w:hint="eastAsia"/>
        </w:rPr>
        <w:t xml:space="preserve"> not suitable to be applied to a particular monitoring </w:t>
      </w:r>
      <w:r>
        <w:rPr>
          <w:rFonts w:hint="eastAsia"/>
          <w:lang w:eastAsia="zh-CN"/>
        </w:rPr>
        <w:t>application</w:t>
      </w:r>
      <w:r w:rsidRPr="00FA5770">
        <w:rPr>
          <w:rFonts w:hint="eastAsia"/>
        </w:rPr>
        <w:t xml:space="preserve">, structural health monitoring (SHM). </w:t>
      </w:r>
    </w:p>
    <w:p w:rsidR="00D62C01" w:rsidRPr="00FE509F" w:rsidRDefault="00D62C01" w:rsidP="00D62C01">
      <w:pPr>
        <w:pStyle w:val="BodyText"/>
        <w:rPr>
          <w:rFonts w:eastAsiaTheme="minorEastAsia"/>
          <w:lang w:eastAsia="zh-HK"/>
        </w:rPr>
      </w:pPr>
      <w:r>
        <w:rPr>
          <w:rFonts w:hint="eastAsia"/>
          <w:lang w:eastAsia="zh-CN"/>
        </w:rPr>
        <w:t xml:space="preserve">Detection of event in SHM (i.e. </w:t>
      </w:r>
      <w:r w:rsidRPr="00FA5770">
        <w:rPr>
          <w:rFonts w:hint="eastAsia"/>
        </w:rPr>
        <w:t>structural d</w:t>
      </w:r>
      <w:r w:rsidRPr="00FA5770">
        <w:t>amage</w:t>
      </w:r>
      <w:r>
        <w:rPr>
          <w:rFonts w:hint="eastAsia"/>
          <w:lang w:eastAsia="zh-CN"/>
        </w:rPr>
        <w:t xml:space="preserve">) uses different </w:t>
      </w:r>
      <w:r>
        <w:rPr>
          <w:lang w:eastAsia="zh-CN"/>
        </w:rPr>
        <w:t>approach</w:t>
      </w:r>
      <w:r>
        <w:rPr>
          <w:rFonts w:hint="eastAsia"/>
          <w:lang w:eastAsia="zh-CN"/>
        </w:rPr>
        <w:t xml:space="preserve"> from</w:t>
      </w:r>
      <w:r w:rsidRPr="00FA5770">
        <w:rPr>
          <w:rFonts w:hint="eastAsia"/>
        </w:rPr>
        <w:t xml:space="preserve"> </w:t>
      </w:r>
      <w:r w:rsidRPr="00FA5770">
        <w:t xml:space="preserve">most of the </w:t>
      </w:r>
      <w:r>
        <w:rPr>
          <w:lang w:eastAsia="zh-CN"/>
        </w:rPr>
        <w:t>existing</w:t>
      </w:r>
      <w:r w:rsidRPr="00FA5770">
        <w:t xml:space="preserve"> monitoring applications of WSN</w:t>
      </w:r>
      <w:r>
        <w:rPr>
          <w:rFonts w:hint="eastAsia"/>
          <w:lang w:eastAsia="zh-CN"/>
        </w:rPr>
        <w:t xml:space="preserve">s. To detect structural damage, the vibration characteristics </w:t>
      </w:r>
      <w:r w:rsidRPr="00FA5770">
        <w:t>of structures</w:t>
      </w:r>
      <w:ins w:id="95" w:author="lxf" w:date="2010-12-07T12:36:00Z">
        <w:r w:rsidR="005A5FCD" w:rsidDel="005A5FCD">
          <w:rPr>
            <w:rFonts w:eastAsiaTheme="minorEastAsia" w:hint="eastAsia"/>
            <w:lang w:eastAsia="zh-HK"/>
          </w:rPr>
          <w:t xml:space="preserve"> </w:t>
        </w:r>
      </w:ins>
      <w:del w:id="96" w:author="lxf" w:date="2010-12-07T12:36:00Z">
        <w:r w:rsidDel="005A5FCD">
          <w:rPr>
            <w:rFonts w:eastAsiaTheme="minorEastAsia" w:hint="eastAsia"/>
            <w:lang w:eastAsia="zh-HK"/>
          </w:rPr>
          <w:delText xml:space="preserve"> such as</w:delText>
        </w:r>
        <w:r w:rsidRPr="00FA5770" w:rsidDel="005A5FCD">
          <w:delText xml:space="preserve"> mode shapes</w:delText>
        </w:r>
      </w:del>
      <w:del w:id="97" w:author="lxf" w:date="2010-12-07T12:37:00Z">
        <w:r w:rsidR="00EA06C0" w:rsidRPr="00FA5770" w:rsidDel="005A5FCD">
          <w:fldChar w:fldCharType="begin"/>
        </w:r>
        <w:r w:rsidRPr="00FA5770" w:rsidDel="005A5FCD">
          <w:delInstrText xml:space="preserve"> ADDIN EN.CITE &lt;EndNote&gt;&lt;Cite&gt;&lt;Author&gt;Doebling&lt;/Author&gt;&lt;Year&gt;1996&lt;/Year&gt;&lt;RecNum&gt;89&lt;/RecNum&gt;&lt;record&gt;&lt;rec-number&gt;89&lt;/rec-number&gt;&lt;foreign-keys&gt;&lt;key app="EN" db-id="pppvv0f5o2ssd9edpwxxvdffxewtsx9t0fwt"&gt;89&lt;/key&gt;&lt;/foreign-keys&gt;&lt;ref-type name="Report"&gt;27&lt;/ref-type&gt;&lt;contributors&gt;&lt;authors&gt;&lt;author&gt;Doebling, SW&lt;/author&gt;&lt;author&gt;Farrar, CR&lt;/author&gt;&lt;author&gt;Prime, MB&lt;/author&gt;&lt;author&gt;Shevitz, DW&lt;/author&gt;&lt;/authors&gt;&lt;/contributors&gt;&lt;titles&gt;&lt;title&gt;Damage identification and health monitoring of structural and mechanical systems from changes in their vibration characteristics: a literature review&lt;/title&gt;&lt;/titles&gt;&lt;dates&gt;&lt;year&gt;1996&lt;/year&gt;&lt;/dates&gt;&lt;publisher&gt;LA--13070-MS, Los Alamos National Lab., NM (United States)&lt;/publisher&gt;&lt;urls&gt;&lt;/urls&gt;&lt;/record&gt;&lt;/Cite&gt;&lt;/EndNote&gt;</w:delInstrText>
        </w:r>
        <w:r w:rsidR="00EA06C0" w:rsidRPr="00FA5770" w:rsidDel="005A5FCD">
          <w:fldChar w:fldCharType="separate"/>
        </w:r>
        <w:r w:rsidRPr="00FA5770" w:rsidDel="005A5FCD">
          <w:delText>[17]</w:delText>
        </w:r>
        <w:r w:rsidR="00EA06C0" w:rsidRPr="00FA5770" w:rsidDel="005A5FCD">
          <w:fldChar w:fldCharType="end"/>
        </w:r>
        <w:r w:rsidDel="005A5FCD">
          <w:rPr>
            <w:rFonts w:hint="eastAsia"/>
            <w:lang w:eastAsia="zh-CN"/>
          </w:rPr>
          <w:delText xml:space="preserve"> </w:delText>
        </w:r>
      </w:del>
      <w:r>
        <w:rPr>
          <w:rFonts w:hint="eastAsia"/>
          <w:lang w:eastAsia="zh-CN"/>
        </w:rPr>
        <w:t xml:space="preserve">are first identified from </w:t>
      </w:r>
      <w:r>
        <w:rPr>
          <w:lang w:eastAsia="zh-CN"/>
        </w:rPr>
        <w:t>measured</w:t>
      </w:r>
      <w:r>
        <w:rPr>
          <w:rFonts w:hint="eastAsia"/>
          <w:lang w:eastAsia="zh-CN"/>
        </w:rPr>
        <w:t xml:space="preserve"> vibration data and damage is then detected based on examining the changes of these vibration </w:t>
      </w:r>
      <w:r w:rsidR="00FE509F">
        <w:rPr>
          <w:rFonts w:hint="eastAsia"/>
          <w:lang w:eastAsia="zh-CN"/>
        </w:rPr>
        <w:t>characteristics</w:t>
      </w:r>
      <w:r w:rsidR="00FE509F">
        <w:rPr>
          <w:rFonts w:eastAsiaTheme="minorEastAsia" w:hint="eastAsia"/>
          <w:lang w:eastAsia="zh-HK"/>
        </w:rPr>
        <w:t>.</w:t>
      </w:r>
      <w:ins w:id="98" w:author="lxf" w:date="2010-12-07T12:37:00Z">
        <w:r w:rsidR="005A5FCD" w:rsidRPr="005A5FCD">
          <w:rPr>
            <w:rFonts w:hint="eastAsia"/>
            <w:lang w:eastAsia="zh-CN"/>
          </w:rPr>
          <w:t xml:space="preserve"> </w:t>
        </w:r>
        <w:r w:rsidR="005A5FCD">
          <w:rPr>
            <w:rFonts w:hint="eastAsia"/>
            <w:lang w:eastAsia="zh-CN"/>
          </w:rPr>
          <w:t>An important property of SHM</w:t>
        </w:r>
        <w:r w:rsidR="0067176B">
          <w:rPr>
            <w:rFonts w:hint="eastAsia"/>
            <w:lang w:eastAsia="zh-CN"/>
          </w:rPr>
          <w:t xml:space="preserve"> is tha</w:t>
        </w:r>
      </w:ins>
      <w:ins w:id="99" w:author="lxf" w:date="2010-12-07T12:38:00Z">
        <w:r w:rsidR="0067176B">
          <w:rPr>
            <w:rFonts w:hint="eastAsia"/>
            <w:lang w:eastAsia="zh-CN"/>
          </w:rPr>
          <w:t>t</w:t>
        </w:r>
      </w:ins>
      <w:ins w:id="100" w:author="lxf" w:date="2010-12-07T12:37:00Z">
        <w:r w:rsidR="005A5FCD">
          <w:rPr>
            <w:rFonts w:hint="eastAsia"/>
            <w:lang w:eastAsia="zh-CN"/>
          </w:rPr>
          <w:t xml:space="preserve"> t</w:t>
        </w:r>
        <w:r w:rsidR="005A5FCD" w:rsidRPr="00FA5770">
          <w:rPr>
            <w:rFonts w:hint="eastAsia"/>
          </w:rPr>
          <w:t>he</w:t>
        </w:r>
        <w:r w:rsidR="005A5FCD">
          <w:rPr>
            <w:rFonts w:hint="eastAsia"/>
            <w:lang w:eastAsia="zh-CN"/>
          </w:rPr>
          <w:t xml:space="preserve"> accurate</w:t>
        </w:r>
        <w:r w:rsidR="005A5FCD" w:rsidRPr="00FA5770">
          <w:rPr>
            <w:rFonts w:hint="eastAsia"/>
          </w:rPr>
          <w:t xml:space="preserve"> identification of vibration characteristics </w:t>
        </w:r>
        <w:r w:rsidR="005A5FCD">
          <w:rPr>
            <w:rFonts w:hint="eastAsia"/>
            <w:lang w:eastAsia="zh-CN"/>
          </w:rPr>
          <w:t xml:space="preserve">of a structure </w:t>
        </w:r>
        <w:r w:rsidR="005A5FCD">
          <w:rPr>
            <w:lang w:eastAsia="zh-CN"/>
          </w:rPr>
          <w:t>always</w:t>
        </w:r>
        <w:r w:rsidR="005A5FCD">
          <w:rPr>
            <w:rFonts w:hint="eastAsia"/>
            <w:lang w:eastAsia="zh-CN"/>
          </w:rPr>
          <w:t xml:space="preserve"> requires </w:t>
        </w:r>
      </w:ins>
      <w:ins w:id="101" w:author="lxf" w:date="2010-12-07T12:38:00Z">
        <w:r w:rsidR="0067176B">
          <w:rPr>
            <w:rFonts w:hint="eastAsia"/>
            <w:lang w:eastAsia="zh-CN"/>
          </w:rPr>
          <w:t>data-level collaboration of</w:t>
        </w:r>
      </w:ins>
      <w:ins w:id="102" w:author="lxf" w:date="2010-12-07T12:37:00Z">
        <w:r w:rsidR="005A5FCD">
          <w:rPr>
            <w:rFonts w:hint="eastAsia"/>
            <w:lang w:eastAsia="zh-CN"/>
          </w:rPr>
          <w:t xml:space="preserve"> multiple sensor nodes</w:t>
        </w:r>
        <w:r w:rsidR="00EA06C0" w:rsidRPr="00FA5770">
          <w:fldChar w:fldCharType="begin"/>
        </w:r>
        <w:r w:rsidR="005A5FCD" w:rsidRPr="00FA5770">
          <w:instrText xml:space="preserve"> ADDIN EN.CITE &lt;EndNote&gt;&lt;Cite&gt;&lt;Author&gt;Overschee&lt;/Author&gt;&lt;Year&gt;1996&lt;/Year&gt;&lt;RecNum&gt;154&lt;/RecNum&gt;&lt;record&gt;&lt;rec-number&gt;154&lt;/rec-number&gt;&lt;foreign-keys&gt;&lt;key app="EN" db-id="pppvv0f5o2ssd9edpwxxvdffxewtsx9t0fwt"&gt;154&lt;/key&gt;&lt;/foreign-keys&gt;&lt;ref-type name="Book"&gt;6&lt;/ref-type&gt;&lt;contributors&gt;&lt;authors&gt;&lt;author&gt;Overschee, PV&lt;/author&gt;&lt;author&gt;Moor, BLD&lt;/author&gt;&lt;author&gt;Hensher, DA&lt;/author&gt;&lt;author&gt;Rose, JM&lt;/author&gt;&lt;author&gt;Greene, WH&lt;/author&gt;&lt;author&gt;Train, K&lt;/author&gt;&lt;author&gt;Krause, E&lt;/author&gt;&lt;author&gt;Gere, JM&lt;/author&gt;&lt;author&gt;Hibbeler, RC&lt;/author&gt;&lt;/authors&gt;&lt;/contributors&gt;&lt;titles&gt;&lt;title&gt;Subspace Identification for the Linear Systems: Theory¨CImplementation&lt;/title&gt;&lt;/titles&gt;&lt;dates&gt;&lt;year&gt;1996&lt;/year&gt;&lt;/dates&gt;&lt;publisher&gt;Kluwer Academic Publishers&lt;/publisher&gt;&lt;urls&gt;&lt;/urls&gt;&lt;/record&gt;&lt;/Cite&gt;&lt;Cite&gt;&lt;Author&gt;Viberg&lt;/Author&gt;&lt;Year&gt;1995&lt;/Year&gt;&lt;RecNum&gt;153&lt;/RecNum&gt;&lt;record&gt;&lt;rec-number&gt;153&lt;/rec-number&gt;&lt;foreign-keys&gt;&lt;key app="EN" db-id="pppvv0f5o2ssd9edpwxxvdffxewtsx9t0fwt"&gt;153&lt;/key&gt;&lt;/foreign-keys&gt;&lt;ref-type name="Journal Article"&gt;17&lt;/ref-type&gt;&lt;contributors&gt;&lt;authors&gt;&lt;author&gt;Viberg, M&lt;/author&gt;&lt;/authors&gt;&lt;/contributors&gt;&lt;titles&gt;&lt;title&gt;Subspace-based methods for the identification of linear time-invariant systems* 1&lt;/title&gt;&lt;secondary-title&gt;Automatica&lt;/secondary-title&gt;&lt;/titles&gt;&lt;periodical&gt;&lt;full-title&gt;Automatica&lt;/full-title&gt;&lt;/periodical&gt;&lt;pages&gt;1835-1851&lt;/pages&gt;&lt;volume&gt;31&lt;/volume&gt;&lt;number&gt;12&lt;/number&gt;&lt;dates&gt;&lt;year&gt;1995&lt;/year&gt;&lt;/dates&gt;&lt;publisher&gt;Elsevier&lt;/publisher&gt;&lt;urls&gt;&lt;/urls&gt;&lt;/record&gt;&lt;/Cite&gt;&lt;/EndNote&gt;</w:instrText>
        </w:r>
        <w:r w:rsidR="00EA06C0" w:rsidRPr="00FA5770">
          <w:fldChar w:fldCharType="separate"/>
        </w:r>
        <w:r w:rsidR="005A5FCD" w:rsidRPr="00FA5770">
          <w:t>[26-27]</w:t>
        </w:r>
        <w:r w:rsidR="00EA06C0" w:rsidRPr="00FA5770">
          <w:fldChar w:fldCharType="end"/>
        </w:r>
        <w:r w:rsidR="00EA06C0" w:rsidRPr="00FA5770">
          <w:fldChar w:fldCharType="begin"/>
        </w:r>
        <w:r w:rsidR="005A5FCD" w:rsidRPr="00FA5770">
          <w:instrText xml:space="preserve"> ADDIN EN.CITE &lt;EndNote&gt;&lt;Cite&gt;&lt;Author&gt;Juang&lt;/Author&gt;&lt;Year&gt;1985&lt;/Year&gt;&lt;RecNum&gt;155&lt;/RecNum&gt;&lt;record&gt;&lt;rec-number&gt;155&lt;/rec-number&gt;&lt;foreign-keys&gt;&lt;key app="EN" db-id="pppvv0f5o2ssd9edpwxxvdffxewtsx9t0fwt"&gt;155&lt;/key&gt;&lt;/foreign-keys&gt;&lt;ref-type name="Journal Article"&gt;17&lt;/ref-type&gt;&lt;contributors&gt;&lt;authors&gt;&lt;author&gt;Juang, JN&lt;/author&gt;&lt;author&gt;Pappa, RS&lt;/author&gt;&lt;/authors&gt;&lt;/contributors&gt;&lt;titles&gt;&lt;title&gt;Eigensystem realization algorithm for modal parameter identification and model reduction&lt;/title&gt;&lt;secondary-title&gt;Journal of Guidance, Control, and Dynamics&lt;/secondary-title&gt;&lt;/titles&gt;&lt;periodical&gt;&lt;full-title&gt;Journal of Guidance, Control, and Dynamics&lt;/full-title&gt;&lt;/periodical&gt;&lt;pages&gt;620-627&lt;/pages&gt;&lt;volume&gt;8&lt;/volume&gt;&lt;number&gt;5&lt;/number&gt;&lt;dates&gt;&lt;year&gt;1985&lt;/year&gt;&lt;/dates&gt;&lt;urls&gt;&lt;/urls&gt;&lt;/record&gt;&lt;/Cite&gt;&lt;/EndNote&gt;</w:instrText>
        </w:r>
        <w:r w:rsidR="00EA06C0" w:rsidRPr="00FA5770">
          <w:fldChar w:fldCharType="end"/>
        </w:r>
        <w:r w:rsidR="005A5FCD">
          <w:rPr>
            <w:rFonts w:hint="eastAsia"/>
            <w:lang w:eastAsia="zh-CN"/>
          </w:rPr>
          <w:t>.</w:t>
        </w:r>
      </w:ins>
    </w:p>
    <w:p w:rsidR="00D62C01" w:rsidRPr="00FA5770" w:rsidRDefault="00D62C01" w:rsidP="00D62C01">
      <w:pPr>
        <w:pStyle w:val="BodyText"/>
      </w:pPr>
      <w:r>
        <w:rPr>
          <w:rFonts w:hint="eastAsia"/>
          <w:lang w:eastAsia="zh-CN"/>
        </w:rPr>
        <w:t>For the</w:t>
      </w:r>
      <w:r w:rsidRPr="00FA5770">
        <w:rPr>
          <w:rFonts w:hint="eastAsia"/>
        </w:rPr>
        <w:t xml:space="preserve"> </w:t>
      </w:r>
      <w:r w:rsidRPr="00FA5770">
        <w:t>decision</w:t>
      </w:r>
      <w:r w:rsidRPr="00FA5770">
        <w:rPr>
          <w:rFonts w:hint="eastAsia"/>
        </w:rPr>
        <w:t xml:space="preserve"> fusion</w:t>
      </w:r>
      <w:ins w:id="103" w:author="lxf" w:date="2010-12-07T14:29:00Z">
        <w:r w:rsidR="00DD6311">
          <w:rPr>
            <w:rFonts w:hint="eastAsia"/>
            <w:lang w:eastAsia="zh-CN"/>
          </w:rPr>
          <w:t xml:space="preserve"> in Fig. 1</w:t>
        </w:r>
      </w:ins>
      <w:r w:rsidRPr="00FA5770">
        <w:rPr>
          <w:rFonts w:hint="eastAsia"/>
        </w:rPr>
        <w:t xml:space="preserve">, </w:t>
      </w:r>
      <w:del w:id="104" w:author="lxf" w:date="2010-12-07T12:39:00Z">
        <w:r w:rsidRPr="00FA5770" w:rsidDel="00DA3D19">
          <w:rPr>
            <w:rFonts w:hint="eastAsia"/>
          </w:rPr>
          <w:delText xml:space="preserve">one intrinsic assumption is that </w:delText>
        </w:r>
        <w:r w:rsidDel="00DA3D19">
          <w:rPr>
            <w:rFonts w:hint="eastAsia"/>
            <w:lang w:eastAsia="zh-CN"/>
          </w:rPr>
          <w:delText xml:space="preserve">each </w:delText>
        </w:r>
        <w:r w:rsidRPr="00FA5770" w:rsidDel="00DA3D19">
          <w:rPr>
            <w:rFonts w:hint="eastAsia"/>
          </w:rPr>
          <w:delText xml:space="preserve">sensor node, if not faulty, </w:delText>
        </w:r>
        <w:r w:rsidDel="00DA3D19">
          <w:rPr>
            <w:rFonts w:hint="eastAsia"/>
            <w:lang w:eastAsia="zh-CN"/>
          </w:rPr>
          <w:delText>is</w:delText>
        </w:r>
        <w:r w:rsidRPr="00FA5770" w:rsidDel="00DA3D19">
          <w:rPr>
            <w:rFonts w:hint="eastAsia"/>
          </w:rPr>
          <w:delText xml:space="preserve"> able to give reliable local decision based on its own </w:delText>
        </w:r>
        <w:r w:rsidRPr="00FA5770" w:rsidDel="00DA3D19">
          <w:delText>measurement</w:delText>
        </w:r>
        <w:r w:rsidRPr="00FA5770" w:rsidDel="00DA3D19">
          <w:rPr>
            <w:rFonts w:hint="eastAsia"/>
          </w:rPr>
          <w:delText xml:space="preserve"> data</w:delText>
        </w:r>
      </w:del>
      <w:ins w:id="105" w:author="lxf" w:date="2010-12-07T12:39:00Z">
        <w:r w:rsidR="00DA3D19">
          <w:rPr>
            <w:rFonts w:hint="eastAsia"/>
            <w:lang w:eastAsia="zh-CN"/>
          </w:rPr>
          <w:t xml:space="preserve">faulty sensor nodes are detected in the process of event detection: if a sensor node gives different decision about the </w:t>
        </w:r>
      </w:ins>
      <w:ins w:id="106" w:author="lxf" w:date="2010-12-07T12:40:00Z">
        <w:r w:rsidR="00DA3D19">
          <w:rPr>
            <w:lang w:eastAsia="zh-CN"/>
          </w:rPr>
          <w:t>occurrence</w:t>
        </w:r>
      </w:ins>
      <w:ins w:id="107" w:author="lxf" w:date="2010-12-07T12:39:00Z">
        <w:r w:rsidR="00DA3D19">
          <w:rPr>
            <w:rFonts w:hint="eastAsia"/>
            <w:lang w:eastAsia="zh-CN"/>
          </w:rPr>
          <w:t xml:space="preserve"> </w:t>
        </w:r>
      </w:ins>
      <w:ins w:id="108" w:author="lxf" w:date="2010-12-07T12:40:00Z">
        <w:r w:rsidR="00DA3D19">
          <w:rPr>
            <w:rFonts w:hint="eastAsia"/>
            <w:lang w:eastAsia="zh-CN"/>
          </w:rPr>
          <w:t>of event from others, it is regarded as faulty</w:t>
        </w:r>
      </w:ins>
      <w:r w:rsidRPr="00FA5770">
        <w:rPr>
          <w:rFonts w:hint="eastAsia"/>
        </w:rPr>
        <w:t xml:space="preserve">. This </w:t>
      </w:r>
      <w:del w:id="109" w:author="lxf" w:date="2010-12-07T12:41:00Z">
        <w:r w:rsidRPr="00FA5770" w:rsidDel="00F0391D">
          <w:rPr>
            <w:rFonts w:hint="eastAsia"/>
          </w:rPr>
          <w:delText xml:space="preserve">assumption is </w:delText>
        </w:r>
        <w:r w:rsidDel="00F0391D">
          <w:rPr>
            <w:rFonts w:hint="eastAsia"/>
            <w:lang w:eastAsia="zh-CN"/>
          </w:rPr>
          <w:delText>valid</w:delText>
        </w:r>
      </w:del>
      <w:ins w:id="110" w:author="lxf" w:date="2010-12-07T12:41:00Z">
        <w:r w:rsidR="00F0391D">
          <w:rPr>
            <w:lang w:eastAsia="zh-CN"/>
          </w:rPr>
          <w:t>approach</w:t>
        </w:r>
        <w:r w:rsidR="00F0391D">
          <w:rPr>
            <w:rFonts w:hint="eastAsia"/>
            <w:lang w:eastAsia="zh-CN"/>
          </w:rPr>
          <w:t xml:space="preserve"> is </w:t>
        </w:r>
        <w:r w:rsidR="00F0391D">
          <w:rPr>
            <w:lang w:eastAsia="zh-CN"/>
          </w:rPr>
          <w:t>valid</w:t>
        </w:r>
      </w:ins>
      <w:r w:rsidRPr="00FA5770">
        <w:rPr>
          <w:rFonts w:hint="eastAsia"/>
        </w:rPr>
        <w:t xml:space="preserve"> for many event and target detection applications</w:t>
      </w:r>
      <w:r>
        <w:rPr>
          <w:rFonts w:hint="eastAsia"/>
          <w:lang w:eastAsia="zh-CN"/>
        </w:rPr>
        <w:t xml:space="preserve"> </w:t>
      </w:r>
      <w:r>
        <w:rPr>
          <w:rFonts w:eastAsiaTheme="minorEastAsia" w:hint="eastAsia"/>
          <w:lang w:eastAsia="zh-HK"/>
        </w:rPr>
        <w:t>since</w:t>
      </w:r>
      <w:r w:rsidRPr="00FA5770">
        <w:rPr>
          <w:rFonts w:hint="eastAsia"/>
        </w:rPr>
        <w:t xml:space="preserve"> each sensor node </w:t>
      </w:r>
      <w:r>
        <w:rPr>
          <w:rFonts w:hint="eastAsia"/>
          <w:lang w:eastAsia="zh-CN"/>
        </w:rPr>
        <w:t>makes its</w:t>
      </w:r>
      <w:r>
        <w:rPr>
          <w:rFonts w:hint="eastAsia"/>
        </w:rPr>
        <w:t xml:space="preserve"> local decision</w:t>
      </w:r>
      <w:r w:rsidRPr="00FA5770">
        <w:rPr>
          <w:rFonts w:hint="eastAsia"/>
        </w:rPr>
        <w:t xml:space="preserve"> </w:t>
      </w:r>
      <w:r>
        <w:rPr>
          <w:rFonts w:hint="eastAsia"/>
          <w:lang w:eastAsia="zh-CN"/>
        </w:rPr>
        <w:t xml:space="preserve">by comparing the </w:t>
      </w:r>
      <w:r w:rsidRPr="00FA5770">
        <w:rPr>
          <w:rFonts w:hint="eastAsia"/>
        </w:rPr>
        <w:t>receive</w:t>
      </w:r>
      <w:r>
        <w:rPr>
          <w:rFonts w:hint="eastAsia"/>
          <w:lang w:eastAsia="zh-CN"/>
        </w:rPr>
        <w:t>d</w:t>
      </w:r>
      <w:r w:rsidRPr="00FA5770">
        <w:rPr>
          <w:rFonts w:hint="eastAsia"/>
        </w:rPr>
        <w:t xml:space="preserve"> energy</w:t>
      </w:r>
      <w:r>
        <w:rPr>
          <w:rFonts w:hint="eastAsia"/>
          <w:lang w:eastAsia="zh-CN"/>
        </w:rPr>
        <w:t xml:space="preserve">, in terms of </w:t>
      </w:r>
      <w:r w:rsidRPr="00FA5770">
        <w:rPr>
          <w:rFonts w:hint="eastAsia"/>
        </w:rPr>
        <w:t>light, vibration, temperature, etc</w:t>
      </w:r>
      <w:r>
        <w:rPr>
          <w:rFonts w:hint="eastAsia"/>
          <w:lang w:eastAsia="zh-CN"/>
        </w:rPr>
        <w:t>,</w:t>
      </w:r>
      <w:r w:rsidRPr="00FA5770">
        <w:rPr>
          <w:rFonts w:hint="eastAsia"/>
        </w:rPr>
        <w:t xml:space="preserve"> emitted by events or targets </w:t>
      </w:r>
      <w:r>
        <w:rPr>
          <w:rFonts w:hint="eastAsia"/>
          <w:lang w:eastAsia="zh-CN"/>
        </w:rPr>
        <w:t>to</w:t>
      </w:r>
      <w:r w:rsidRPr="00FA5770">
        <w:rPr>
          <w:rFonts w:hint="eastAsia"/>
        </w:rPr>
        <w:t xml:space="preserve"> a thresh</w:t>
      </w:r>
      <w:r>
        <w:rPr>
          <w:rFonts w:hint="eastAsia"/>
        </w:rPr>
        <w:t>old.</w:t>
      </w:r>
      <w:r w:rsidRPr="00E8272F">
        <w:rPr>
          <w:rFonts w:hint="eastAsia"/>
          <w:lang w:eastAsia="zh-CN"/>
        </w:rPr>
        <w:t xml:space="preserve"> </w:t>
      </w:r>
      <w:del w:id="111" w:author="lxf" w:date="2010-12-07T12:42:00Z">
        <w:r w:rsidDel="000909FB">
          <w:rPr>
            <w:rFonts w:hint="eastAsia"/>
            <w:lang w:eastAsia="zh-CN"/>
          </w:rPr>
          <w:delText>On the contrary,</w:delText>
        </w:r>
      </w:del>
      <w:ins w:id="112" w:author="lxf" w:date="2010-12-07T12:42:00Z">
        <w:r w:rsidR="000909FB">
          <w:rPr>
            <w:rFonts w:hint="eastAsia"/>
            <w:lang w:eastAsia="zh-CN"/>
          </w:rPr>
          <w:t>While</w:t>
        </w:r>
      </w:ins>
      <w:r>
        <w:rPr>
          <w:rFonts w:hint="eastAsia"/>
          <w:lang w:eastAsia="zh-CN"/>
        </w:rPr>
        <w:t xml:space="preserve"> </w:t>
      </w:r>
      <w:ins w:id="113" w:author="lxf" w:date="2010-12-07T12:41:00Z">
        <w:r w:rsidR="000909FB">
          <w:rPr>
            <w:rFonts w:hint="eastAsia"/>
            <w:lang w:eastAsia="zh-CN"/>
          </w:rPr>
          <w:t>in SHM</w:t>
        </w:r>
        <w:r w:rsidR="00F0391D">
          <w:rPr>
            <w:rFonts w:hint="eastAsia"/>
            <w:lang w:eastAsia="zh-CN"/>
          </w:rPr>
          <w:t>,</w:t>
        </w:r>
      </w:ins>
      <w:ins w:id="114" w:author="lxf" w:date="2010-12-07T12:42:00Z">
        <w:r w:rsidR="000909FB">
          <w:rPr>
            <w:rFonts w:hint="eastAsia"/>
            <w:lang w:eastAsia="zh-CN"/>
          </w:rPr>
          <w:t xml:space="preserve"> the </w:t>
        </w:r>
      </w:ins>
      <w:ins w:id="115" w:author="lxf" w:date="2010-12-07T14:30:00Z">
        <w:r w:rsidR="00DD6311">
          <w:rPr>
            <w:lang w:eastAsia="zh-CN"/>
          </w:rPr>
          <w:t>occurrence</w:t>
        </w:r>
        <w:r w:rsidR="00DD6311">
          <w:rPr>
            <w:rFonts w:hint="eastAsia"/>
            <w:lang w:eastAsia="zh-CN"/>
          </w:rPr>
          <w:t xml:space="preserve"> of </w:t>
        </w:r>
      </w:ins>
      <w:ins w:id="116" w:author="lxf" w:date="2010-12-07T12:42:00Z">
        <w:r w:rsidR="000909FB">
          <w:rPr>
            <w:rFonts w:hint="eastAsia"/>
            <w:lang w:eastAsia="zh-CN"/>
          </w:rPr>
          <w:t xml:space="preserve">event (i.e. structural damage) cannot be reliably detected by </w:t>
        </w:r>
      </w:ins>
      <w:del w:id="117" w:author="lxf" w:date="2010-12-07T12:37:00Z">
        <w:r w:rsidDel="005A5FCD">
          <w:rPr>
            <w:rFonts w:hint="eastAsia"/>
            <w:lang w:eastAsia="zh-CN"/>
          </w:rPr>
          <w:delText>in SHM, t</w:delText>
        </w:r>
        <w:r w:rsidRPr="00FA5770" w:rsidDel="005A5FCD">
          <w:rPr>
            <w:rFonts w:hint="eastAsia"/>
          </w:rPr>
          <w:delText>he</w:delText>
        </w:r>
        <w:r w:rsidDel="005A5FCD">
          <w:rPr>
            <w:rFonts w:hint="eastAsia"/>
            <w:lang w:eastAsia="zh-CN"/>
          </w:rPr>
          <w:delText xml:space="preserve"> accurate</w:delText>
        </w:r>
        <w:r w:rsidRPr="00FA5770" w:rsidDel="005A5FCD">
          <w:rPr>
            <w:rFonts w:hint="eastAsia"/>
          </w:rPr>
          <w:delText xml:space="preserve"> identification of vibration characteristics </w:delText>
        </w:r>
        <w:r w:rsidDel="005A5FCD">
          <w:rPr>
            <w:rFonts w:hint="eastAsia"/>
            <w:lang w:eastAsia="zh-CN"/>
          </w:rPr>
          <w:delText xml:space="preserve">of a structure </w:delText>
        </w:r>
        <w:r w:rsidDel="005A5FCD">
          <w:rPr>
            <w:lang w:eastAsia="zh-CN"/>
          </w:rPr>
          <w:delText>always</w:delText>
        </w:r>
        <w:r w:rsidDel="005A5FCD">
          <w:rPr>
            <w:rFonts w:hint="eastAsia"/>
            <w:lang w:eastAsia="zh-CN"/>
          </w:rPr>
          <w:delText xml:space="preserve"> requires measurement</w:delText>
        </w:r>
        <w:r w:rsidR="007316BB" w:rsidDel="005A5FCD">
          <w:rPr>
            <w:rFonts w:eastAsiaTheme="minorEastAsia" w:hint="eastAsia"/>
            <w:lang w:eastAsia="zh-HK"/>
          </w:rPr>
          <w:delText>s</w:delText>
        </w:r>
        <w:r w:rsidDel="005A5FCD">
          <w:rPr>
            <w:rFonts w:hint="eastAsia"/>
            <w:lang w:eastAsia="zh-CN"/>
          </w:rPr>
          <w:delText xml:space="preserve"> from multiple sensor nodes</w:delText>
        </w:r>
        <w:r w:rsidR="00EA06C0" w:rsidRPr="00FA5770" w:rsidDel="005A5FCD">
          <w:fldChar w:fldCharType="begin"/>
        </w:r>
        <w:r w:rsidRPr="00FA5770" w:rsidDel="005A5FCD">
          <w:delInstrText xml:space="preserve"> ADDIN EN.CITE &lt;EndNote&gt;&lt;Cite&gt;&lt;Author&gt;Overschee&lt;/Author&gt;&lt;Year&gt;1996&lt;/Year&gt;&lt;RecNum&gt;154&lt;/RecNum&gt;&lt;record&gt;&lt;rec-number&gt;154&lt;/rec-number&gt;&lt;foreign-keys&gt;&lt;key app="EN" db-id="pppvv0f5o2ssd9edpwxxvdffxewtsx9t0fwt"&gt;154&lt;/key&gt;&lt;/foreign-keys&gt;&lt;ref-type name="Book"&gt;6&lt;/ref-type&gt;&lt;contributors&gt;&lt;authors&gt;&lt;author&gt;Overschee, PV&lt;/author&gt;&lt;author&gt;Moor, BLD&lt;/author&gt;&lt;author&gt;Hensher, DA&lt;/author&gt;&lt;author&gt;Rose, JM&lt;/author&gt;&lt;author&gt;Greene, WH&lt;/author&gt;&lt;author&gt;Train, K&lt;/author&gt;&lt;author&gt;Krause, E&lt;/author&gt;&lt;author&gt;Gere, JM&lt;/author&gt;&lt;author&gt;Hibbeler, RC&lt;/author&gt;&lt;/authors&gt;&lt;/contributors&gt;&lt;titles&gt;&lt;title&gt;Subspace Identification for the Linear Systems: Theory¨CImplementation&lt;/title&gt;&lt;/titles&gt;&lt;dates&gt;&lt;year&gt;1996&lt;/year&gt;&lt;/dates&gt;&lt;publisher&gt;Kluwer Academic Publishers&lt;/publisher&gt;&lt;urls&gt;&lt;/urls&gt;&lt;/record&gt;&lt;/Cite&gt;&lt;Cite&gt;&lt;Author&gt;Viberg&lt;/Author&gt;&lt;Year&gt;1995&lt;/Year&gt;&lt;RecNum&gt;153&lt;/RecNum&gt;&lt;record&gt;&lt;rec-number&gt;153&lt;/rec-number&gt;&lt;foreign-keys&gt;&lt;key app="EN" db-id="pppvv0f5o2ssd9edpwxxvdffxewtsx9t0fwt"&gt;153&lt;/key&gt;&lt;/foreign-keys&gt;&lt;ref-type name="Journal Article"&gt;17&lt;/ref-type&gt;&lt;contributors&gt;&lt;authors&gt;&lt;author&gt;Viberg, M&lt;/author&gt;&lt;/authors&gt;&lt;/contributors&gt;&lt;titles&gt;&lt;title&gt;Subspace-based methods for the identification of linear time-invariant systems* 1&lt;/title&gt;&lt;secondary-title&gt;Automatica&lt;/secondary-title&gt;&lt;/titles&gt;&lt;periodical&gt;&lt;full-title&gt;Automatica&lt;/full-title&gt;&lt;/periodical&gt;&lt;pages&gt;1835-1851&lt;/pages&gt;&lt;volume&gt;31&lt;/volume&gt;&lt;number&gt;12&lt;/number&gt;&lt;dates&gt;&lt;year&gt;1995&lt;/year&gt;&lt;/dates&gt;&lt;publisher&gt;Elsevier&lt;/publisher&gt;&lt;urls&gt;&lt;/urls&gt;&lt;/record&gt;&lt;/Cite&gt;&lt;/EndNote&gt;</w:delInstrText>
        </w:r>
        <w:r w:rsidR="00EA06C0" w:rsidRPr="00FA5770" w:rsidDel="005A5FCD">
          <w:fldChar w:fldCharType="separate"/>
        </w:r>
        <w:r w:rsidRPr="00FA5770" w:rsidDel="005A5FCD">
          <w:delText>[26-27]</w:delText>
        </w:r>
        <w:r w:rsidR="00EA06C0" w:rsidRPr="00FA5770" w:rsidDel="005A5FCD">
          <w:fldChar w:fldCharType="end"/>
        </w:r>
        <w:r w:rsidR="00EA06C0" w:rsidRPr="00FA5770" w:rsidDel="005A5FCD">
          <w:fldChar w:fldCharType="begin"/>
        </w:r>
        <w:r w:rsidRPr="00FA5770" w:rsidDel="005A5FCD">
          <w:delInstrText xml:space="preserve"> ADDIN EN.CITE &lt;EndNote&gt;&lt;Cite&gt;&lt;Author&gt;Juang&lt;/Author&gt;&lt;Year&gt;1985&lt;/Year&gt;&lt;RecNum&gt;155&lt;/RecNum&gt;&lt;record&gt;&lt;rec-number&gt;155&lt;/rec-number&gt;&lt;foreign-keys&gt;&lt;key app="EN" db-id="pppvv0f5o2ssd9edpwxxvdffxewtsx9t0fwt"&gt;155&lt;/key&gt;&lt;/foreign-keys&gt;&lt;ref-type name="Journal Article"&gt;17&lt;/ref-type&gt;&lt;contributors&gt;&lt;authors&gt;&lt;author&gt;Juang, JN&lt;/author&gt;&lt;author&gt;Pappa, RS&lt;/author&gt;&lt;/authors&gt;&lt;/contributors&gt;&lt;titles&gt;&lt;title&gt;Eigensystem realization algorithm for modal parameter identification and model reduction&lt;/title&gt;&lt;secondary-title&gt;Journal of Guidance, Control, and Dynamics&lt;/secondary-title&gt;&lt;/titles&gt;&lt;periodical&gt;&lt;full-title&gt;Journal of Guidance, Control, and Dynamics&lt;/full-title&gt;&lt;/periodical&gt;&lt;pages&gt;620-627&lt;/pages&gt;&lt;volume&gt;8&lt;/volume&gt;&lt;number&gt;5&lt;/number&gt;&lt;dates&gt;&lt;year&gt;1985&lt;/year&gt;&lt;/dates&gt;&lt;urls&gt;&lt;/urls&gt;&lt;/record&gt;&lt;/Cite&gt;&lt;/EndNote&gt;</w:delInstrText>
        </w:r>
        <w:r w:rsidR="00EA06C0" w:rsidRPr="00FA5770" w:rsidDel="005A5FCD">
          <w:fldChar w:fldCharType="end"/>
        </w:r>
        <w:r w:rsidDel="005A5FCD">
          <w:rPr>
            <w:rFonts w:hint="eastAsia"/>
            <w:lang w:eastAsia="zh-CN"/>
          </w:rPr>
          <w:delText xml:space="preserve">. </w:delText>
        </w:r>
      </w:del>
      <w:ins w:id="118" w:author="lxf" w:date="2010-12-07T12:42:00Z">
        <w:r w:rsidR="000909FB">
          <w:rPr>
            <w:rFonts w:hint="eastAsia"/>
            <w:lang w:eastAsia="zh-CN"/>
          </w:rPr>
          <w:t>i</w:t>
        </w:r>
      </w:ins>
      <w:del w:id="119" w:author="lxf" w:date="2010-12-07T12:42:00Z">
        <w:r w:rsidDel="000909FB">
          <w:rPr>
            <w:rFonts w:eastAsiaTheme="minorEastAsia" w:hint="eastAsia"/>
            <w:lang w:eastAsia="zh-HK"/>
          </w:rPr>
          <w:delText>I</w:delText>
        </w:r>
      </w:del>
      <w:r w:rsidRPr="00FA5770">
        <w:rPr>
          <w:rFonts w:hint="eastAsia"/>
        </w:rPr>
        <w:t>ndividual sensor node</w:t>
      </w:r>
      <w:del w:id="120" w:author="lxf" w:date="2010-12-07T12:42:00Z">
        <w:r w:rsidRPr="00FA5770" w:rsidDel="000909FB">
          <w:rPr>
            <w:rFonts w:hint="eastAsia"/>
          </w:rPr>
          <w:delText xml:space="preserve"> </w:delText>
        </w:r>
        <w:r w:rsidDel="000909FB">
          <w:rPr>
            <w:rFonts w:eastAsiaTheme="minorEastAsia" w:hint="eastAsia"/>
            <w:lang w:eastAsia="zh-HK"/>
          </w:rPr>
          <w:delText xml:space="preserve">is not able to give reliable decision about the </w:delText>
        </w:r>
        <w:r w:rsidDel="000909FB">
          <w:rPr>
            <w:rFonts w:eastAsiaTheme="minorEastAsia"/>
            <w:lang w:eastAsia="zh-HK"/>
          </w:rPr>
          <w:delText>occurrence</w:delText>
        </w:r>
        <w:r w:rsidDel="000909FB">
          <w:rPr>
            <w:rFonts w:eastAsiaTheme="minorEastAsia" w:hint="eastAsia"/>
            <w:lang w:eastAsia="zh-HK"/>
          </w:rPr>
          <w:delText xml:space="preserve"> of damage </w:delText>
        </w:r>
        <w:r w:rsidDel="000909FB">
          <w:rPr>
            <w:rFonts w:hint="eastAsia"/>
            <w:lang w:eastAsia="zh-CN"/>
          </w:rPr>
          <w:delText>using its own measurement</w:delText>
        </w:r>
      </w:del>
      <w:r w:rsidRPr="00FA5770">
        <w:rPr>
          <w:rFonts w:hint="eastAsia"/>
        </w:rPr>
        <w:t xml:space="preserve">, even the sensor itself is </w:t>
      </w:r>
      <w:r>
        <w:rPr>
          <w:rFonts w:hint="eastAsia"/>
          <w:lang w:eastAsia="zh-CN"/>
        </w:rPr>
        <w:t>not faulty</w:t>
      </w:r>
      <w:del w:id="121" w:author="lxf" w:date="2010-12-07T12:43:00Z">
        <w:r w:rsidDel="000909FB">
          <w:rPr>
            <w:rFonts w:eastAsiaTheme="minorEastAsia" w:hint="eastAsia"/>
            <w:lang w:eastAsia="zh-HK"/>
          </w:rPr>
          <w:delText>.</w:delText>
        </w:r>
        <w:r w:rsidDel="000909FB">
          <w:rPr>
            <w:rFonts w:hint="eastAsia"/>
          </w:rPr>
          <w:delText xml:space="preserve"> </w:delText>
        </w:r>
      </w:del>
      <w:ins w:id="122" w:author="lxf" w:date="2010-12-07T12:44:00Z">
        <w:r w:rsidR="0002485C">
          <w:rPr>
            <w:rFonts w:hint="eastAsia"/>
            <w:lang w:eastAsia="zh-CN"/>
          </w:rPr>
          <w:t>.</w:t>
        </w:r>
      </w:ins>
      <w:ins w:id="123" w:author="lxf" w:date="2010-12-07T12:43:00Z">
        <w:r w:rsidR="000909FB">
          <w:rPr>
            <w:rFonts w:hint="eastAsia"/>
          </w:rPr>
          <w:t xml:space="preserve"> </w:t>
        </w:r>
      </w:ins>
      <w:ins w:id="124" w:author="lxf" w:date="2010-12-07T12:44:00Z">
        <w:r w:rsidR="0002485C">
          <w:rPr>
            <w:rFonts w:hint="eastAsia"/>
            <w:lang w:eastAsia="zh-CN"/>
          </w:rPr>
          <w:t xml:space="preserve">Therefore, </w:t>
        </w:r>
      </w:ins>
      <w:del w:id="125" w:author="lxf" w:date="2010-12-07T12:43:00Z">
        <w:r w:rsidDel="0002485C">
          <w:rPr>
            <w:rFonts w:eastAsiaTheme="minorEastAsia" w:hint="eastAsia"/>
            <w:lang w:eastAsia="zh-HK"/>
          </w:rPr>
          <w:delText>T</w:delText>
        </w:r>
        <w:r w:rsidDel="0002485C">
          <w:rPr>
            <w:rFonts w:hint="eastAsia"/>
            <w:lang w:eastAsia="zh-CN"/>
          </w:rPr>
          <w:delText>he previous assumption of</w:delText>
        </w:r>
      </w:del>
      <w:ins w:id="126" w:author="lxf" w:date="2010-12-07T12:43:00Z">
        <w:r w:rsidR="0002485C">
          <w:rPr>
            <w:rFonts w:hint="eastAsia"/>
            <w:lang w:eastAsia="zh-CN"/>
          </w:rPr>
          <w:t>the</w:t>
        </w:r>
      </w:ins>
      <w:r>
        <w:rPr>
          <w:rFonts w:hint="eastAsia"/>
          <w:lang w:eastAsia="zh-CN"/>
        </w:rPr>
        <w:t xml:space="preserve"> decision fusion scheme </w:t>
      </w:r>
      <w:del w:id="127" w:author="lxf" w:date="2010-12-07T12:44:00Z">
        <w:r w:rsidDel="00C52D5A">
          <w:rPr>
            <w:rFonts w:hint="eastAsia"/>
            <w:lang w:eastAsia="zh-CN"/>
          </w:rPr>
          <w:delText xml:space="preserve">is not valid and it </w:delText>
        </w:r>
      </w:del>
      <w:r>
        <w:rPr>
          <w:rFonts w:hint="eastAsia"/>
          <w:lang w:eastAsia="zh-CN"/>
        </w:rPr>
        <w:t>is no longer applicable for SHM</w:t>
      </w:r>
      <w:r w:rsidRPr="00FA5770">
        <w:rPr>
          <w:rFonts w:hint="eastAsia"/>
        </w:rPr>
        <w:t xml:space="preserve">. </w:t>
      </w:r>
      <w:del w:id="128" w:author="lxf" w:date="2010-12-07T14:30:00Z">
        <w:r w:rsidDel="00F040AF">
          <w:rPr>
            <w:rFonts w:hint="eastAsia"/>
            <w:lang w:eastAsia="zh-CN"/>
          </w:rPr>
          <w:delText xml:space="preserve"> </w:delText>
        </w:r>
      </w:del>
    </w:p>
    <w:p w:rsidR="00D62C01" w:rsidRDefault="00D62C01" w:rsidP="00D62C01">
      <w:pPr>
        <w:pStyle w:val="BodyText"/>
        <w:rPr>
          <w:ins w:id="129" w:author="lxf" w:date="2010-12-07T14:39:00Z"/>
          <w:lang w:eastAsia="zh-CN"/>
        </w:rPr>
      </w:pPr>
      <w:r>
        <w:rPr>
          <w:rFonts w:hint="eastAsia"/>
          <w:lang w:eastAsia="zh-CN"/>
        </w:rPr>
        <w:t>T</w:t>
      </w:r>
      <w:r w:rsidRPr="00FA5770">
        <w:rPr>
          <w:rFonts w:hint="eastAsia"/>
        </w:rPr>
        <w:t xml:space="preserve">his value fusion scheme in Fig. 3(a) is </w:t>
      </w:r>
      <w:r>
        <w:rPr>
          <w:rFonts w:hint="eastAsia"/>
          <w:lang w:eastAsia="zh-CN"/>
        </w:rPr>
        <w:t xml:space="preserve">also </w:t>
      </w:r>
      <w:r w:rsidRPr="00FA5770">
        <w:rPr>
          <w:rFonts w:hint="eastAsia"/>
        </w:rPr>
        <w:t xml:space="preserve">not applicable to SHM.  </w:t>
      </w:r>
      <w:r>
        <w:rPr>
          <w:rFonts w:hint="eastAsia"/>
          <w:lang w:eastAsia="zh-CN"/>
        </w:rPr>
        <w:t>In the existing WSNs applications such as</w:t>
      </w:r>
      <w:r w:rsidRPr="00FA5770">
        <w:rPr>
          <w:rFonts w:hint="eastAsia"/>
        </w:rPr>
        <w:t xml:space="preserve"> target tracking or event detection, </w:t>
      </w:r>
      <w:r>
        <w:rPr>
          <w:rFonts w:hint="eastAsia"/>
          <w:lang w:eastAsia="zh-CN"/>
        </w:rPr>
        <w:t>sensed data from each node can</w:t>
      </w:r>
      <w:r w:rsidRPr="00FA5770">
        <w:rPr>
          <w:rFonts w:hint="eastAsia"/>
        </w:rPr>
        <w:t xml:space="preserve"> be simple as a single or a few byte data.</w:t>
      </w:r>
      <w:r>
        <w:rPr>
          <w:rFonts w:hint="eastAsia"/>
          <w:lang w:eastAsia="zh-CN"/>
        </w:rPr>
        <w:t xml:space="preserve"> </w:t>
      </w:r>
      <w:r w:rsidR="006521A9">
        <w:rPr>
          <w:rFonts w:eastAsiaTheme="minorEastAsia" w:hint="eastAsia"/>
          <w:lang w:eastAsia="zh-HK"/>
        </w:rPr>
        <w:t>While i</w:t>
      </w:r>
      <w:r>
        <w:rPr>
          <w:rFonts w:hint="eastAsia"/>
          <w:lang w:eastAsia="zh-CN"/>
        </w:rPr>
        <w:t>n SHM, t</w:t>
      </w:r>
      <w:r>
        <w:t>o capture damage-sensitive information contained in the measured</w:t>
      </w:r>
      <w:r>
        <w:rPr>
          <w:rFonts w:hint="eastAsia"/>
        </w:rPr>
        <w:t xml:space="preserve"> vibration</w:t>
      </w:r>
      <w:r>
        <w:t xml:space="preserve"> signals</w:t>
      </w:r>
      <w:r>
        <w:rPr>
          <w:rFonts w:hint="eastAsia"/>
        </w:rPr>
        <w:t xml:space="preserve">, </w:t>
      </w:r>
      <w:r>
        <w:rPr>
          <w:rFonts w:hint="eastAsia"/>
          <w:lang w:eastAsia="zh-CN"/>
        </w:rPr>
        <w:t xml:space="preserve">sensors nodes need to </w:t>
      </w:r>
      <w:r>
        <w:rPr>
          <w:rFonts w:hint="eastAsia"/>
        </w:rPr>
        <w:t>sampl</w:t>
      </w:r>
      <w:r>
        <w:rPr>
          <w:rFonts w:hint="eastAsia"/>
          <w:lang w:eastAsia="zh-CN"/>
        </w:rPr>
        <w:t>e</w:t>
      </w:r>
      <w:r>
        <w:t xml:space="preserve"> </w:t>
      </w:r>
      <w:r>
        <w:rPr>
          <w:rFonts w:eastAsiaTheme="minorEastAsia" w:hint="eastAsia"/>
          <w:lang w:eastAsia="zh-HK"/>
        </w:rPr>
        <w:t>at</w:t>
      </w:r>
      <w:r>
        <w:t xml:space="preserve"> hundreds of Hz </w:t>
      </w:r>
      <w:r>
        <w:rPr>
          <w:rFonts w:hint="eastAsia"/>
          <w:lang w:eastAsia="zh-CN"/>
        </w:rPr>
        <w:t>and t</w:t>
      </w:r>
      <w:r w:rsidRPr="00BF295D">
        <w:t xml:space="preserve">he data length </w:t>
      </w:r>
      <w:del w:id="130" w:author="lxf" w:date="2010-12-07T12:46:00Z">
        <w:r w:rsidDel="000B4321">
          <w:rPr>
            <w:rFonts w:hint="eastAsia"/>
          </w:rPr>
          <w:delText xml:space="preserve">sampled </w:delText>
        </w:r>
      </w:del>
      <w:ins w:id="131" w:author="lxf" w:date="2010-12-07T12:46:00Z">
        <w:r w:rsidR="000B4321">
          <w:rPr>
            <w:rFonts w:hint="eastAsia"/>
            <w:lang w:eastAsia="zh-CN"/>
          </w:rPr>
          <w:t>required</w:t>
        </w:r>
        <w:r w:rsidR="000B4321">
          <w:rPr>
            <w:rFonts w:hint="eastAsia"/>
          </w:rPr>
          <w:t xml:space="preserve"> </w:t>
        </w:r>
      </w:ins>
      <w:r w:rsidRPr="00BF295D">
        <w:t xml:space="preserve">from each sensor node </w:t>
      </w:r>
      <w:r>
        <w:rPr>
          <w:rFonts w:hint="eastAsia"/>
        </w:rPr>
        <w:t xml:space="preserve">is </w:t>
      </w:r>
      <w:r>
        <w:rPr>
          <w:rFonts w:hint="eastAsia"/>
          <w:lang w:eastAsia="zh-CN"/>
        </w:rPr>
        <w:t>generally</w:t>
      </w:r>
      <w:r>
        <w:rPr>
          <w:rFonts w:hint="eastAsia"/>
        </w:rPr>
        <w:t xml:space="preserve"> </w:t>
      </w:r>
      <w:r w:rsidRPr="00BF295D">
        <w:t>larger than one thousand</w:t>
      </w:r>
      <w:r>
        <w:rPr>
          <w:rFonts w:hint="eastAsia"/>
          <w:lang w:eastAsia="zh-CN"/>
        </w:rPr>
        <w:t xml:space="preserve">. </w:t>
      </w:r>
      <w:r w:rsidRPr="00FA5770">
        <w:rPr>
          <w:rFonts w:hint="eastAsia"/>
        </w:rPr>
        <w:t xml:space="preserve">Exchanging the raw data </w:t>
      </w:r>
      <w:r>
        <w:rPr>
          <w:rFonts w:eastAsiaTheme="minorEastAsia" w:hint="eastAsia"/>
          <w:lang w:eastAsia="zh-HK"/>
        </w:rPr>
        <w:t>among the</w:t>
      </w:r>
      <w:r w:rsidRPr="00FA5770">
        <w:rPr>
          <w:rFonts w:hint="eastAsia"/>
        </w:rPr>
        <w:t xml:space="preserve"> sensor nodes is not applicable considering the </w:t>
      </w:r>
      <w:r w:rsidRPr="00FA5770">
        <w:t>possible</w:t>
      </w:r>
      <w:r w:rsidRPr="00FA5770">
        <w:rPr>
          <w:rFonts w:hint="eastAsia"/>
        </w:rPr>
        <w:t xml:space="preserve"> communication cost, energy consumption in wireless sensor network.</w:t>
      </w:r>
    </w:p>
    <w:p w:rsidR="007F3EC7" w:rsidRPr="00FA5770" w:rsidRDefault="00E84A22" w:rsidP="00D62C01">
      <w:pPr>
        <w:pStyle w:val="BodyText"/>
        <w:rPr>
          <w:lang w:eastAsia="zh-CN"/>
        </w:rPr>
      </w:pPr>
      <w:ins w:id="132" w:author="lxf" w:date="2010-12-07T14:40:00Z">
        <w:r>
          <w:rPr>
            <w:rFonts w:hint="eastAsia"/>
            <w:lang w:eastAsia="zh-CN"/>
          </w:rPr>
          <w:t xml:space="preserve">It also should be noted that </w:t>
        </w:r>
      </w:ins>
      <w:ins w:id="133" w:author="lxf" w:date="2010-12-07T14:42:00Z">
        <w:r w:rsidR="00F01CB9">
          <w:rPr>
            <w:rFonts w:hint="eastAsia"/>
            <w:lang w:eastAsia="zh-CN"/>
          </w:rPr>
          <w:t xml:space="preserve">the above </w:t>
        </w:r>
      </w:ins>
      <w:ins w:id="134" w:author="lxf" w:date="2010-12-07T14:41:00Z">
        <w:r>
          <w:rPr>
            <w:rFonts w:hint="eastAsia"/>
            <w:lang w:eastAsia="zh-CN"/>
          </w:rPr>
          <w:t xml:space="preserve">value fusion and decision fusion </w:t>
        </w:r>
        <w:r w:rsidR="00F01CB9">
          <w:rPr>
            <w:rFonts w:hint="eastAsia"/>
            <w:lang w:eastAsia="zh-CN"/>
          </w:rPr>
          <w:t>are able to</w:t>
        </w:r>
      </w:ins>
      <w:ins w:id="135" w:author="lxf" w:date="2010-12-07T14:40:00Z">
        <w:r w:rsidRPr="00FA5770">
          <w:rPr>
            <w:rFonts w:hint="eastAsia"/>
          </w:rPr>
          <w:t xml:space="preserve"> </w:t>
        </w:r>
        <w:r w:rsidRPr="000C7AF3">
          <w:rPr>
            <w:rFonts w:hint="eastAsia"/>
          </w:rPr>
          <w:t>mask the effect of faulty sensor nodes</w:t>
        </w:r>
      </w:ins>
      <w:ins w:id="136" w:author="lxf" w:date="2010-12-07T14:43:00Z">
        <w:r w:rsidR="00A07BAC">
          <w:rPr>
            <w:rFonts w:hint="eastAsia"/>
            <w:lang w:eastAsia="zh-CN"/>
          </w:rPr>
          <w:t xml:space="preserve">. In other words, the event can still be correctly detected </w:t>
        </w:r>
      </w:ins>
      <w:ins w:id="137" w:author="lxf" w:date="2010-12-07T14:42:00Z">
        <w:r w:rsidR="00A07BAC">
          <w:rPr>
            <w:rFonts w:hint="eastAsia"/>
            <w:lang w:eastAsia="zh-CN"/>
          </w:rPr>
          <w:t xml:space="preserve">without isolating </w:t>
        </w:r>
      </w:ins>
      <w:ins w:id="138" w:author="lxf" w:date="2010-12-07T14:43:00Z">
        <w:r w:rsidR="00A07BAC">
          <w:rPr>
            <w:rFonts w:hint="eastAsia"/>
            <w:lang w:eastAsia="zh-CN"/>
          </w:rPr>
          <w:t>the faulty sensor nodes</w:t>
        </w:r>
      </w:ins>
      <w:ins w:id="139" w:author="lxf" w:date="2010-12-07T14:42:00Z">
        <w:r w:rsidR="00A07BAC">
          <w:rPr>
            <w:rFonts w:hint="eastAsia"/>
            <w:lang w:eastAsia="zh-CN"/>
          </w:rPr>
          <w:t>.</w:t>
        </w:r>
      </w:ins>
      <w:ins w:id="140" w:author="lxf" w:date="2010-12-07T14:40:00Z">
        <w:r>
          <w:rPr>
            <w:rFonts w:hint="eastAsia"/>
            <w:lang w:eastAsia="zh-CN"/>
          </w:rPr>
          <w:t xml:space="preserve"> </w:t>
        </w:r>
      </w:ins>
      <w:ins w:id="141" w:author="lxf" w:date="2010-12-07T14:43:00Z">
        <w:r w:rsidR="009222D2">
          <w:rPr>
            <w:rFonts w:hint="eastAsia"/>
            <w:lang w:eastAsia="zh-CN"/>
          </w:rPr>
          <w:t xml:space="preserve"> However</w:t>
        </w:r>
      </w:ins>
      <w:ins w:id="142" w:author="lxf" w:date="2010-12-07T14:44:00Z">
        <w:r w:rsidR="009222D2">
          <w:rPr>
            <w:rFonts w:hint="eastAsia"/>
            <w:lang w:eastAsia="zh-CN"/>
          </w:rPr>
          <w:t xml:space="preserve"> </w:t>
        </w:r>
      </w:ins>
      <w:ins w:id="143" w:author="lxf" w:date="2010-12-07T14:39:00Z">
        <w:r w:rsidR="007F3EC7">
          <w:rPr>
            <w:rFonts w:hint="eastAsia"/>
            <w:lang w:eastAsia="zh-CN"/>
          </w:rPr>
          <w:t>in</w:t>
        </w:r>
        <w:r w:rsidR="007F3EC7">
          <w:rPr>
            <w:rFonts w:eastAsiaTheme="minorEastAsia" w:hint="eastAsia"/>
            <w:lang w:eastAsia="zh-HK"/>
          </w:rPr>
          <w:t xml:space="preserve"> SHM</w:t>
        </w:r>
        <w:r w:rsidR="007F3EC7">
          <w:rPr>
            <w:rFonts w:hint="eastAsia"/>
            <w:lang w:eastAsia="zh-CN"/>
          </w:rPr>
          <w:t xml:space="preserve">, damage detection </w:t>
        </w:r>
        <w:r w:rsidR="007F3EC7">
          <w:rPr>
            <w:lang w:eastAsia="zh-CN"/>
          </w:rPr>
          <w:t>always</w:t>
        </w:r>
        <w:r w:rsidR="007F3EC7">
          <w:rPr>
            <w:rFonts w:hint="eastAsia"/>
            <w:lang w:eastAsia="zh-CN"/>
          </w:rPr>
          <w:t xml:space="preserve"> </w:t>
        </w:r>
      </w:ins>
      <w:ins w:id="144" w:author="lxf" w:date="2010-12-07T14:44:00Z">
        <w:r w:rsidR="009222D2">
          <w:rPr>
            <w:lang w:eastAsia="zh-CN"/>
          </w:rPr>
          <w:t>relies</w:t>
        </w:r>
      </w:ins>
      <w:ins w:id="145" w:author="lxf" w:date="2010-12-07T14:39:00Z">
        <w:r w:rsidR="007F3EC7">
          <w:rPr>
            <w:rFonts w:hint="eastAsia"/>
            <w:lang w:eastAsia="zh-CN"/>
          </w:rPr>
          <w:t xml:space="preserve"> on the data-level </w:t>
        </w:r>
        <w:r w:rsidR="007F3EC7">
          <w:rPr>
            <w:lang w:eastAsia="zh-CN"/>
          </w:rPr>
          <w:t>collaboration</w:t>
        </w:r>
        <w:r w:rsidR="007F3EC7">
          <w:rPr>
            <w:rFonts w:hint="eastAsia"/>
            <w:lang w:eastAsia="zh-CN"/>
          </w:rPr>
          <w:t xml:space="preserve"> of multiple sensor nodes</w:t>
        </w:r>
      </w:ins>
      <w:ins w:id="146" w:author="lxf" w:date="2010-12-07T14:46:00Z">
        <w:r w:rsidR="000423A7">
          <w:rPr>
            <w:rFonts w:hint="eastAsia"/>
            <w:lang w:eastAsia="zh-CN"/>
          </w:rPr>
          <w:t xml:space="preserve"> which means that</w:t>
        </w:r>
      </w:ins>
      <w:ins w:id="147" w:author="lxf" w:date="2010-12-07T14:53:00Z">
        <w:r w:rsidR="006E58B3">
          <w:rPr>
            <w:rFonts w:hint="eastAsia"/>
            <w:lang w:eastAsia="zh-CN"/>
          </w:rPr>
          <w:t>,</w:t>
        </w:r>
      </w:ins>
      <w:ins w:id="148" w:author="lxf" w:date="2010-12-07T14:44:00Z">
        <w:r w:rsidR="009222D2">
          <w:rPr>
            <w:rFonts w:hint="eastAsia"/>
            <w:lang w:eastAsia="zh-CN"/>
          </w:rPr>
          <w:t xml:space="preserve"> </w:t>
        </w:r>
      </w:ins>
      <w:ins w:id="149" w:author="lxf" w:date="2010-12-07T14:46:00Z">
        <w:r w:rsidR="000423A7">
          <w:rPr>
            <w:rFonts w:hint="eastAsia"/>
            <w:lang w:eastAsia="zh-CN"/>
          </w:rPr>
          <w:t>t</w:t>
        </w:r>
      </w:ins>
      <w:ins w:id="150" w:author="lxf" w:date="2010-12-07T14:44:00Z">
        <w:r w:rsidR="009222D2">
          <w:rPr>
            <w:rFonts w:hint="eastAsia"/>
            <w:lang w:eastAsia="zh-CN"/>
          </w:rPr>
          <w:t xml:space="preserve">he raw data from </w:t>
        </w:r>
      </w:ins>
      <w:ins w:id="151" w:author="lxf" w:date="2010-12-07T14:45:00Z">
        <w:r w:rsidR="009222D2">
          <w:rPr>
            <w:rFonts w:hint="eastAsia"/>
            <w:lang w:eastAsia="zh-CN"/>
          </w:rPr>
          <w:t xml:space="preserve">multiple </w:t>
        </w:r>
      </w:ins>
      <w:ins w:id="152" w:author="lxf" w:date="2010-12-07T14:44:00Z">
        <w:r w:rsidR="009222D2">
          <w:rPr>
            <w:rFonts w:hint="eastAsia"/>
            <w:lang w:eastAsia="zh-CN"/>
          </w:rPr>
          <w:t>sensor nodes are processed si</w:t>
        </w:r>
      </w:ins>
      <w:ins w:id="153" w:author="lxf" w:date="2010-12-07T14:45:00Z">
        <w:r w:rsidR="009222D2">
          <w:rPr>
            <w:rFonts w:hint="eastAsia"/>
            <w:lang w:eastAsia="zh-CN"/>
          </w:rPr>
          <w:t xml:space="preserve">multaneously, generally through </w:t>
        </w:r>
        <w:r w:rsidR="000423A7">
          <w:rPr>
            <w:rFonts w:hint="eastAsia"/>
            <w:lang w:eastAsia="zh-CN"/>
          </w:rPr>
          <w:t xml:space="preserve">various matrix </w:t>
        </w:r>
      </w:ins>
      <w:ins w:id="154" w:author="lxf" w:date="2010-12-07T14:48:00Z">
        <w:r w:rsidR="00865994">
          <w:rPr>
            <w:lang w:eastAsia="zh-CN"/>
          </w:rPr>
          <w:t>computations</w:t>
        </w:r>
      </w:ins>
      <w:ins w:id="155" w:author="lxf" w:date="2010-12-07T14:45:00Z">
        <w:r w:rsidR="000423A7">
          <w:rPr>
            <w:rFonts w:hint="eastAsia"/>
            <w:lang w:eastAsia="zh-CN"/>
          </w:rPr>
          <w:t xml:space="preserve"> such as </w:t>
        </w:r>
        <w:proofErr w:type="spellStart"/>
        <w:r w:rsidR="000423A7">
          <w:rPr>
            <w:rFonts w:hint="eastAsia"/>
            <w:lang w:eastAsia="zh-CN"/>
          </w:rPr>
          <w:t>eigen</w:t>
        </w:r>
        <w:proofErr w:type="spellEnd"/>
        <w:r w:rsidR="000423A7">
          <w:rPr>
            <w:rFonts w:hint="eastAsia"/>
            <w:lang w:eastAsia="zh-CN"/>
          </w:rPr>
          <w:t xml:space="preserve"> decomposition, singular value </w:t>
        </w:r>
      </w:ins>
      <w:ins w:id="156" w:author="lxf" w:date="2010-12-07T14:46:00Z">
        <w:r w:rsidR="000423A7">
          <w:rPr>
            <w:lang w:eastAsia="zh-CN"/>
          </w:rPr>
          <w:t>decomposition</w:t>
        </w:r>
      </w:ins>
      <w:ins w:id="157" w:author="lxf" w:date="2010-12-07T14:45:00Z">
        <w:r w:rsidR="000423A7">
          <w:rPr>
            <w:rFonts w:hint="eastAsia"/>
            <w:lang w:eastAsia="zh-CN"/>
          </w:rPr>
          <w:t xml:space="preserve"> etc</w:t>
        </w:r>
      </w:ins>
      <w:ins w:id="158" w:author="lxf" w:date="2010-12-07T14:46:00Z">
        <w:r w:rsidR="000423A7">
          <w:rPr>
            <w:rFonts w:hint="eastAsia"/>
            <w:lang w:eastAsia="zh-CN"/>
          </w:rPr>
          <w:t xml:space="preserve">. </w:t>
        </w:r>
      </w:ins>
      <w:ins w:id="159" w:author="lxf" w:date="2010-12-07T14:54:00Z">
        <w:r w:rsidR="006E58B3">
          <w:rPr>
            <w:rFonts w:hint="eastAsia"/>
            <w:lang w:eastAsia="zh-CN"/>
          </w:rPr>
          <w:t xml:space="preserve">This property of SHM algorithms </w:t>
        </w:r>
      </w:ins>
      <w:ins w:id="160" w:author="lxf" w:date="2010-12-07T14:56:00Z">
        <w:r w:rsidR="001D506F">
          <w:rPr>
            <w:lang w:eastAsia="zh-CN"/>
          </w:rPr>
          <w:t>imply</w:t>
        </w:r>
      </w:ins>
      <w:ins w:id="161" w:author="lxf" w:date="2010-12-07T14:54:00Z">
        <w:r w:rsidR="002C0F80">
          <w:rPr>
            <w:rFonts w:hint="eastAsia"/>
            <w:lang w:eastAsia="zh-CN"/>
          </w:rPr>
          <w:t xml:space="preserve"> </w:t>
        </w:r>
        <w:r w:rsidR="002C0F80">
          <w:rPr>
            <w:rFonts w:hint="eastAsia"/>
            <w:lang w:eastAsia="zh-CN"/>
          </w:rPr>
          <w:lastRenderedPageBreak/>
          <w:t>that, o</w:t>
        </w:r>
      </w:ins>
      <w:ins w:id="162" w:author="lxf" w:date="2010-12-07T14:46:00Z">
        <w:r w:rsidR="000423A7">
          <w:rPr>
            <w:rFonts w:hint="eastAsia"/>
            <w:lang w:eastAsia="zh-CN"/>
          </w:rPr>
          <w:t xml:space="preserve">nce </w:t>
        </w:r>
      </w:ins>
      <w:ins w:id="163" w:author="lxf" w:date="2010-12-07T14:47:00Z">
        <w:r w:rsidR="002566F9">
          <w:rPr>
            <w:rFonts w:hint="eastAsia"/>
            <w:lang w:eastAsia="zh-CN"/>
          </w:rPr>
          <w:t>the measurements from faul</w:t>
        </w:r>
        <w:r w:rsidR="002C0F80">
          <w:rPr>
            <w:rFonts w:hint="eastAsia"/>
            <w:lang w:eastAsia="zh-CN"/>
          </w:rPr>
          <w:t xml:space="preserve">ty sensor nodes are involved, </w:t>
        </w:r>
      </w:ins>
      <w:ins w:id="164" w:author="lxf" w:date="2010-12-07T14:55:00Z">
        <w:r w:rsidR="002C0F80">
          <w:rPr>
            <w:rFonts w:hint="eastAsia"/>
            <w:lang w:eastAsia="zh-CN"/>
          </w:rPr>
          <w:t xml:space="preserve">it is almost impossible to </w:t>
        </w:r>
      </w:ins>
      <w:ins w:id="165" w:author="lxf" w:date="2010-12-07T14:57:00Z">
        <w:r w:rsidR="001D506F">
          <w:rPr>
            <w:rFonts w:hint="eastAsia"/>
            <w:lang w:eastAsia="zh-CN"/>
          </w:rPr>
          <w:t>mask their</w:t>
        </w:r>
      </w:ins>
      <w:ins w:id="166" w:author="lxf" w:date="2010-12-07T14:54:00Z">
        <w:r w:rsidR="002C0F80">
          <w:rPr>
            <w:rFonts w:hint="eastAsia"/>
            <w:lang w:eastAsia="zh-CN"/>
          </w:rPr>
          <w:t xml:space="preserve"> </w:t>
        </w:r>
      </w:ins>
      <w:ins w:id="167" w:author="lxf" w:date="2010-12-07T14:55:00Z">
        <w:r w:rsidR="002C0F80">
          <w:rPr>
            <w:lang w:eastAsia="zh-CN"/>
          </w:rPr>
          <w:t>effect</w:t>
        </w:r>
      </w:ins>
      <w:ins w:id="168" w:author="lxf" w:date="2010-12-07T14:57:00Z">
        <w:r w:rsidR="001D506F">
          <w:rPr>
            <w:rFonts w:hint="eastAsia"/>
            <w:lang w:eastAsia="zh-CN"/>
          </w:rPr>
          <w:t>s</w:t>
        </w:r>
      </w:ins>
      <w:ins w:id="169" w:author="lxf" w:date="2010-12-07T14:55:00Z">
        <w:r w:rsidR="002C0F80">
          <w:rPr>
            <w:rFonts w:hint="eastAsia"/>
            <w:lang w:eastAsia="zh-CN"/>
          </w:rPr>
          <w:t xml:space="preserve">. </w:t>
        </w:r>
      </w:ins>
      <w:ins w:id="170" w:author="lxf" w:date="2010-12-07T14:57:00Z">
        <w:r w:rsidR="001D506F">
          <w:rPr>
            <w:rFonts w:hint="eastAsia"/>
            <w:lang w:eastAsia="zh-CN"/>
          </w:rPr>
          <w:t xml:space="preserve">Consequently, it is necessary to first identify the faulty sensor nodes and then </w:t>
        </w:r>
      </w:ins>
      <w:ins w:id="171" w:author="lxf" w:date="2010-12-07T14:58:00Z">
        <w:r w:rsidR="001D506F">
          <w:rPr>
            <w:rFonts w:hint="eastAsia"/>
            <w:lang w:eastAsia="zh-CN"/>
          </w:rPr>
          <w:t>detect damage using data from the remaining sensor nodes.</w:t>
        </w:r>
      </w:ins>
    </w:p>
    <w:p w:rsidR="00D62C01" w:rsidRPr="00FA5770" w:rsidRDefault="00D62C01" w:rsidP="00D62C01">
      <w:pPr>
        <w:pStyle w:val="BodyText"/>
      </w:pPr>
      <w:r w:rsidRPr="00FA5770">
        <w:rPr>
          <w:rFonts w:hint="eastAsia"/>
        </w:rPr>
        <w:t>The</w:t>
      </w:r>
      <w:r>
        <w:rPr>
          <w:rFonts w:eastAsiaTheme="minorEastAsia" w:hint="eastAsia"/>
          <w:lang w:eastAsia="zh-HK"/>
        </w:rPr>
        <w:t>re</w:t>
      </w:r>
      <w:r w:rsidRPr="00FA5770">
        <w:rPr>
          <w:rFonts w:hint="eastAsia"/>
        </w:rPr>
        <w:t xml:space="preserve"> </w:t>
      </w:r>
      <w:r>
        <w:rPr>
          <w:rFonts w:eastAsiaTheme="minorEastAsia" w:hint="eastAsia"/>
          <w:lang w:eastAsia="zh-HK"/>
        </w:rPr>
        <w:t>is</w:t>
      </w:r>
      <w:r w:rsidRPr="00FA5770">
        <w:rPr>
          <w:rFonts w:hint="eastAsia"/>
        </w:rPr>
        <w:t xml:space="preserve"> also some previous work in civil engineering community to detect sensors which give faulty readings</w:t>
      </w:r>
      <w:del w:id="172" w:author="lxf" w:date="2010-12-07T15:00:00Z">
        <w:r w:rsidRPr="00FA5770" w:rsidDel="000F74A6">
          <w:rPr>
            <w:rFonts w:hint="eastAsia"/>
          </w:rPr>
          <w:delText xml:space="preserve"> and they can largely be </w:delText>
        </w:r>
        <w:r w:rsidRPr="00FA5770" w:rsidDel="000F74A6">
          <w:delText>divided</w:delText>
        </w:r>
        <w:r w:rsidRPr="00FA5770" w:rsidDel="000F74A6">
          <w:rPr>
            <w:rFonts w:hint="eastAsia"/>
          </w:rPr>
          <w:delText xml:space="preserve"> into two categories. In the first category, the individual </w:delText>
        </w:r>
        <w:r w:rsidRPr="00FA5770" w:rsidDel="000F74A6">
          <w:delText>sens</w:delText>
        </w:r>
        <w:r w:rsidRPr="00FA5770" w:rsidDel="000F74A6">
          <w:rPr>
            <w:rFonts w:hint="eastAsia"/>
          </w:rPr>
          <w:delText xml:space="preserve">ors can be self-monitoring.  An example of this approach is the build-in sensor self-diagnostic system proposed in </w:delText>
        </w:r>
        <w:r w:rsidR="00EA06C0" w:rsidRPr="00FA5770" w:rsidDel="000F74A6">
          <w:fldChar w:fldCharType="begin"/>
        </w:r>
        <w:r w:rsidRPr="00FA5770" w:rsidDel="000F74A6">
          <w:delInstrText xml:space="preserve"> ADDIN EN.CITE &lt;EndNote&gt;&lt;Cite&gt;&lt;Author&gt;Harte&lt;/Author&gt;&lt;RecNum&gt;157&lt;/RecNum&gt;&lt;record&gt;&lt;rec-number&gt;157&lt;/rec-number&gt;&lt;foreign-keys&gt;&lt;key app="EN" db-id="pppvv0f5o2ssd9edpwxxvdffxewtsx9t0fwt"&gt;157&lt;/key&gt;&lt;/foreign-keys&gt;&lt;ref-type name="Conference Proceedings"&gt;10&lt;/ref-type&gt;&lt;contributors&gt;&lt;authors&gt;&lt;author&gt;Harte, S&lt;/author&gt;&lt;author&gt;Rahman, A&lt;/author&gt;&lt;author&gt;Razeeb, KM&lt;/author&gt;&lt;/authors&gt;&lt;/contributors&gt;&lt;titles&gt;&lt;title&gt;Fault tolerance in sensor networks using self-diagnosing sensor nodes&lt;/title&gt;&lt;/titles&gt;&lt;pages&gt;28-29&lt;/pages&gt;&lt;dates&gt;&lt;/dates&gt;&lt;urls&gt;&lt;/urls&gt;&lt;/record&gt;&lt;/Cite&gt;&lt;/EndNote&gt;</w:delInstrText>
        </w:r>
        <w:r w:rsidR="00EA06C0" w:rsidRPr="00FA5770" w:rsidDel="000F74A6">
          <w:fldChar w:fldCharType="separate"/>
        </w:r>
        <w:r w:rsidRPr="00FA5770" w:rsidDel="000F74A6">
          <w:delText>[29]</w:delText>
        </w:r>
        <w:r w:rsidR="00EA06C0" w:rsidRPr="00FA5770" w:rsidDel="000F74A6">
          <w:fldChar w:fldCharType="end"/>
        </w:r>
        <w:r w:rsidRPr="00FA5770" w:rsidDel="000F74A6">
          <w:rPr>
            <w:rFonts w:hint="eastAsia"/>
          </w:rPr>
          <w:delText xml:space="preserve">, which is similar to the approach adopted by Henry and Clarke in the SEVA programme </w:delText>
        </w:r>
        <w:r w:rsidR="00EA06C0" w:rsidRPr="00FA5770" w:rsidDel="000F74A6">
          <w:fldChar w:fldCharType="begin"/>
        </w:r>
        <w:r w:rsidRPr="00FA5770" w:rsidDel="000F74A6">
          <w:delInstrText xml:space="preserve"> ADDIN EN.CITE &lt;EndNote&gt;&lt;Cite&gt;&lt;Author&gt;Henry&lt;/Author&gt;&lt;Year&gt;1993&lt;/Year&gt;&lt;RecNum&gt;156&lt;/RecNum&gt;&lt;record&gt;&lt;rec-number&gt;156&lt;/rec-number&gt;&lt;foreign-keys&gt;&lt;key app="EN" db-id="pppvv0f5o2ssd9edpwxxvdffxewtsx9t0fwt"&gt;156&lt;/key&gt;&lt;/foreign-keys&gt;&lt;ref-type name="Journal Article"&gt;17&lt;/ref-type&gt;&lt;contributors&gt;&lt;authors&gt;&lt;author&gt;Henry, MP&lt;/author&gt;&lt;author&gt;Clarke, DW&lt;/author&gt;&lt;/authors&gt;&lt;/contributors&gt;&lt;titles&gt;&lt;title&gt;The self-validating sensor: rationale, definitions and examples&lt;/title&gt;&lt;secondary-title&gt;Control Engineering Practice&lt;/secondary-title&gt;&lt;/titles&gt;&lt;periodical&gt;&lt;full-title&gt;Control Engineering Practice&lt;/full-title&gt;&lt;/periodical&gt;&lt;pages&gt;585-610&lt;/pages&gt;&lt;volume&gt;1&lt;/volume&gt;&lt;number&gt;4&lt;/number&gt;&lt;dates&gt;&lt;year&gt;1993&lt;/year&gt;&lt;/dates&gt;&lt;publisher&gt;Elsevier&lt;/publisher&gt;&lt;urls&gt;&lt;/urls&gt;&lt;/record&gt;&lt;/Cite&gt;&lt;/EndNote&gt;</w:delInstrText>
        </w:r>
        <w:r w:rsidR="00EA06C0" w:rsidRPr="00FA5770" w:rsidDel="000F74A6">
          <w:fldChar w:fldCharType="separate"/>
        </w:r>
        <w:r w:rsidRPr="00FA5770" w:rsidDel="000F74A6">
          <w:delText>[30]</w:delText>
        </w:r>
        <w:r w:rsidR="00EA06C0" w:rsidRPr="00FA5770" w:rsidDel="000F74A6">
          <w:fldChar w:fldCharType="end"/>
        </w:r>
        <w:r w:rsidRPr="00FA5770" w:rsidDel="000F74A6">
          <w:rPr>
            <w:rFonts w:hint="eastAsia"/>
          </w:rPr>
          <w:delText>. However, this approach needs extra expensive and substantial electronics and is not economical for large scale wireless sensor network.  In the second approach, redundancy in the measured data of multiple sensor nodes is used</w:delText>
        </w:r>
      </w:del>
      <w:r w:rsidRPr="00FA5770">
        <w:rPr>
          <w:rFonts w:hint="eastAsia"/>
        </w:rPr>
        <w:t xml:space="preserve">. In </w:t>
      </w:r>
      <w:r w:rsidR="00EA06C0" w:rsidRPr="00FA5770">
        <w:fldChar w:fldCharType="begin"/>
      </w:r>
      <w:r w:rsidRPr="00FA5770">
        <w:instrText xml:space="preserve"> ADDIN EN.CITE &lt;EndNote&gt;&lt;Cite&gt;&lt;Author&gt;Friswell&lt;/Author&gt;&lt;Year&gt;1999&lt;/Year&gt;&lt;RecNum&gt;159&lt;/RecNum&gt;&lt;record&gt;&lt;rec-number&gt;159&lt;/rec-number&gt;&lt;foreign-keys&gt;&lt;key app="EN" db-id="pppvv0f5o2ssd9edpwxxvdffxewtsx9t0fwt"&gt;159&lt;/key&gt;&lt;/foreign-keys&gt;&lt;ref-type name="Journal Article"&gt;17&lt;/ref-type&gt;&lt;contributors&gt;&lt;authors&gt;&lt;author&gt;Friswell, MI&lt;/author&gt;&lt;author&gt;Inman, DJ&lt;/author&gt;&lt;/authors&gt;&lt;/contributors&gt;&lt;titles&gt;&lt;title&gt;Sensor validation for smart structures&lt;/title&gt;&lt;secondary-title&gt;Journal of intelligent material systems and structures&lt;/secondary-title&gt;&lt;/titles&gt;&lt;periodical&gt;&lt;full-title&gt;Journal of intelligent material systems and structures&lt;/full-title&gt;&lt;/periodical&gt;&lt;pages&gt;973-982&lt;/pages&gt;&lt;volume&gt;10&lt;/volume&gt;&lt;number&gt;12&lt;/number&gt;&lt;dates&gt;&lt;year&gt;1999&lt;/year&gt;&lt;/dates&gt;&lt;urls&gt;&lt;/urls&gt;&lt;/record&gt;&lt;/Cite&gt;&lt;/EndNote&gt;</w:instrText>
      </w:r>
      <w:r w:rsidR="00EA06C0" w:rsidRPr="00FA5770">
        <w:fldChar w:fldCharType="separate"/>
      </w:r>
      <w:r w:rsidRPr="00FA5770">
        <w:t>[31]</w:t>
      </w:r>
      <w:r w:rsidR="00EA06C0" w:rsidRPr="00FA5770">
        <w:fldChar w:fldCharType="end"/>
      </w:r>
      <w:r w:rsidRPr="00FA5770">
        <w:rPr>
          <w:rFonts w:hint="eastAsia"/>
        </w:rPr>
        <w:t xml:space="preserve">, two </w:t>
      </w:r>
      <w:r w:rsidRPr="00FA5770">
        <w:t>approaches</w:t>
      </w:r>
      <w:r w:rsidRPr="00FA5770">
        <w:rPr>
          <w:rFonts w:hint="eastAsia"/>
        </w:rPr>
        <w:t xml:space="preserve"> were proposed which based on the </w:t>
      </w:r>
      <w:r w:rsidRPr="00FA5770">
        <w:t>comparison</w:t>
      </w:r>
      <w:r w:rsidRPr="00FA5770">
        <w:rPr>
          <w:rFonts w:hint="eastAsia"/>
        </w:rPr>
        <w:t xml:space="preserve"> </w:t>
      </w:r>
      <w:r w:rsidRPr="00FA5770">
        <w:t>between</w:t>
      </w:r>
      <w:r w:rsidRPr="00FA5770">
        <w:rPr>
          <w:rFonts w:hint="eastAsia"/>
        </w:rPr>
        <w:t xml:space="preserve"> the subspace of response and the subspace </w:t>
      </w:r>
      <w:r w:rsidRPr="00FA5770">
        <w:t>generated</w:t>
      </w:r>
      <w:r w:rsidRPr="00FA5770">
        <w:rPr>
          <w:rFonts w:hint="eastAsia"/>
        </w:rPr>
        <w:t xml:space="preserve"> by the lower modes of a structural model. In </w:t>
      </w:r>
      <w:r w:rsidR="00EA06C0" w:rsidRPr="00FA5770">
        <w:fldChar w:fldCharType="begin"/>
      </w:r>
      <w:r w:rsidRPr="00FA5770">
        <w:instrText xml:space="preserve"> ADDIN EN.CITE &lt;EndNote&gt;&lt;Cite&gt;&lt;Author&gt;Worden&lt;/Author&gt;&lt;RecNum&gt;160&lt;/RecNum&gt;&lt;record&gt;&lt;rec-number&gt;160&lt;/rec-number&gt;&lt;foreign-keys&gt;&lt;key app="EN" db-id="pppvv0f5o2ssd9edpwxxvdffxewtsx9t0fwt"&gt;160&lt;/key&gt;&lt;/foreign-keys&gt;&lt;ref-type name="Journal Article"&gt;17&lt;/ref-type&gt;&lt;contributors&gt;&lt;authors&gt;&lt;author&gt;Worden, K&lt;/author&gt;&lt;/authors&gt;&lt;/contributors&gt;&lt;titles&gt;&lt;title&gt;Sensor validation and correction using auto-associative neural networks and principal component analysis&lt;/title&gt;&lt;secondary-title&gt;Proceedings of the IMAC-XXI&lt;/secondary-title&gt;&lt;/titles&gt;&lt;periodical&gt;&lt;full-title&gt;Proceedings of the IMAC-XXI&lt;/full-title&gt;&lt;/periodical&gt;&lt;dates&gt;&lt;/dates&gt;&lt;urls&gt;&lt;/urls&gt;&lt;/record&gt;&lt;/Cite&gt;&lt;/EndNote&gt;</w:instrText>
      </w:r>
      <w:r w:rsidR="00EA06C0" w:rsidRPr="00FA5770">
        <w:fldChar w:fldCharType="separate"/>
      </w:r>
      <w:r w:rsidRPr="00FA5770">
        <w:t>[32]</w:t>
      </w:r>
      <w:r w:rsidR="00EA06C0" w:rsidRPr="00FA5770">
        <w:fldChar w:fldCharType="end"/>
      </w:r>
      <w:r w:rsidRPr="00FA5770">
        <w:rPr>
          <w:rFonts w:hint="eastAsia"/>
        </w:rPr>
        <w:t>, the detection of sensor failures relies on an auto-</w:t>
      </w:r>
      <w:r w:rsidRPr="00FA5770">
        <w:t>associative</w:t>
      </w:r>
      <w:r w:rsidRPr="00FA5770">
        <w:rPr>
          <w:rFonts w:hint="eastAsia"/>
        </w:rPr>
        <w:t xml:space="preserve"> </w:t>
      </w:r>
      <w:r w:rsidRPr="00FA5770">
        <w:t>neural</w:t>
      </w:r>
      <w:r w:rsidRPr="00FA5770">
        <w:rPr>
          <w:rFonts w:hint="eastAsia"/>
        </w:rPr>
        <w:t xml:space="preserve"> network which is known to implement principle component analysis (PCA). Another procedure based on PCA was proposed</w:t>
      </w:r>
      <w:r w:rsidRPr="00FA5770">
        <w:t xml:space="preserve"> </w:t>
      </w:r>
      <w:r w:rsidRPr="00FA5770">
        <w:rPr>
          <w:rFonts w:hint="eastAsia"/>
        </w:rPr>
        <w:t>i</w:t>
      </w:r>
      <w:r w:rsidRPr="00FA5770">
        <w:t>n</w:t>
      </w:r>
      <w:r w:rsidRPr="00FA5770">
        <w:rPr>
          <w:rFonts w:hint="eastAsia"/>
        </w:rPr>
        <w:t xml:space="preserve"> </w:t>
      </w:r>
      <w:r w:rsidR="00EA06C0" w:rsidRPr="00FA5770">
        <w:fldChar w:fldCharType="begin"/>
      </w:r>
      <w:r w:rsidRPr="00FA5770">
        <w:instrText xml:space="preserve"> ADDIN EN.CITE &lt;EndNote&gt;&lt;Cite&gt;&lt;Author&gt;Kerschen&lt;/Author&gt;&lt;Year&gt;2005&lt;/Year&gt;&lt;RecNum&gt;158&lt;/RecNum&gt;&lt;record&gt;&lt;rec-number&gt;158&lt;/rec-number&gt;&lt;foreign-keys&gt;&lt;key app="EN" db-id="pppvv0f5o2ssd9edpwxxvdffxewtsx9t0fwt"&gt;158&lt;/key&gt;&lt;/foreign-keys&gt;&lt;ref-type name="Journal Article"&gt;17&lt;/ref-type&gt;&lt;contributors&gt;&lt;authors&gt;&lt;author&gt;Kerschen, G&lt;/author&gt;&lt;author&gt;Boe, PD&lt;/author&gt;&lt;author&gt;Golinval, JC&lt;/author&gt;&lt;author&gt;Worden, K&lt;/author&gt;&lt;/authors&gt;&lt;/contributors&gt;&lt;titles&gt;&lt;title&gt;Sensor validation using principal component analysis&lt;/title&gt;&lt;secondary-title&gt;Smart Materials and Structures&lt;/secondary-title&gt;&lt;/titles&gt;&lt;periodical&gt;&lt;full-title&gt;Smart Materials and Structures&lt;/full-title&gt;&lt;/periodical&gt;&lt;pages&gt;36&lt;/pages&gt;&lt;volume&gt;14&lt;/volume&gt;&lt;dates&gt;&lt;year&gt;2005&lt;/year&gt;&lt;/dates&gt;&lt;publisher&gt;IOP Publishing&lt;/publisher&gt;&lt;urls&gt;&lt;/urls&gt;&lt;/record&gt;&lt;/Cite&gt;&lt;/EndNote&gt;</w:instrText>
      </w:r>
      <w:r w:rsidR="00EA06C0" w:rsidRPr="00FA5770">
        <w:fldChar w:fldCharType="separate"/>
      </w:r>
      <w:r w:rsidRPr="00FA5770">
        <w:t>[33]</w:t>
      </w:r>
      <w:r w:rsidR="00EA06C0" w:rsidRPr="00FA5770">
        <w:fldChar w:fldCharType="end"/>
      </w:r>
      <w:r w:rsidRPr="00FA5770">
        <w:rPr>
          <w:rFonts w:hint="eastAsia"/>
        </w:rPr>
        <w:t xml:space="preserve"> which is able to perform detection, isolation and reconstruction of a faulty sensor. However, these approaches assume that the structure is healthy when implementing sensor fault detection.</w:t>
      </w:r>
      <w:r>
        <w:rPr>
          <w:rFonts w:hint="eastAsia"/>
          <w:lang w:eastAsia="zh-CN"/>
        </w:rPr>
        <w:t xml:space="preserve"> They </w:t>
      </w:r>
      <w:r w:rsidRPr="00FA5770">
        <w:rPr>
          <w:rFonts w:hint="eastAsia"/>
        </w:rPr>
        <w:t>are not able to discriminate between a sensor fault and structural damage</w:t>
      </w:r>
      <w:del w:id="173" w:author="lxf" w:date="2010-12-07T12:47:00Z">
        <w:r w:rsidRPr="00FA5770" w:rsidDel="000B4321">
          <w:rPr>
            <w:rFonts w:hint="eastAsia"/>
          </w:rPr>
          <w:delText xml:space="preserve"> and therefore</w:delText>
        </w:r>
      </w:del>
      <w:r>
        <w:rPr>
          <w:rFonts w:hint="eastAsia"/>
          <w:lang w:eastAsia="zh-CN"/>
        </w:rPr>
        <w:t>.</w:t>
      </w:r>
      <w:r w:rsidRPr="00FA5770">
        <w:rPr>
          <w:rFonts w:hint="eastAsia"/>
        </w:rPr>
        <w:t xml:space="preserve"> </w:t>
      </w:r>
      <w:r>
        <w:rPr>
          <w:rFonts w:hint="eastAsia"/>
          <w:lang w:eastAsia="zh-CN"/>
        </w:rPr>
        <w:t xml:space="preserve">In addition, they are all </w:t>
      </w:r>
      <w:r w:rsidRPr="00FA5770">
        <w:rPr>
          <w:rFonts w:hint="eastAsia"/>
        </w:rPr>
        <w:t xml:space="preserve">centralized and need the raw </w:t>
      </w:r>
      <w:r w:rsidRPr="00FA5770">
        <w:t>measurement</w:t>
      </w:r>
      <w:r w:rsidRPr="00FA5770">
        <w:rPr>
          <w:rFonts w:hint="eastAsia"/>
        </w:rPr>
        <w:t xml:space="preserve"> data from all the sensor nodes to be </w:t>
      </w:r>
      <w:r w:rsidRPr="00FA5770">
        <w:t>aggregated</w:t>
      </w:r>
      <w:r w:rsidRPr="00FA5770">
        <w:rPr>
          <w:rFonts w:hint="eastAsia"/>
        </w:rPr>
        <w:t xml:space="preserve"> to a central unit. </w:t>
      </w:r>
      <w:del w:id="174" w:author="lxf" w:date="2010-12-07T14:31:00Z">
        <w:r w:rsidRPr="00FA5770" w:rsidDel="00F040AF">
          <w:rPr>
            <w:rFonts w:hint="eastAsia"/>
          </w:rPr>
          <w:delText xml:space="preserve"> Using a</w:delText>
        </w:r>
      </w:del>
      <w:ins w:id="175" w:author="lxf" w:date="2010-12-07T14:31:00Z">
        <w:r w:rsidR="00F040AF">
          <w:rPr>
            <w:rFonts w:hint="eastAsia"/>
            <w:lang w:eastAsia="zh-CN"/>
          </w:rPr>
          <w:t>Implementing</w:t>
        </w:r>
      </w:ins>
      <w:r w:rsidRPr="00FA5770">
        <w:rPr>
          <w:rFonts w:hint="eastAsia"/>
        </w:rPr>
        <w:t xml:space="preserve"> neural network </w:t>
      </w:r>
      <w:del w:id="176" w:author="lxf" w:date="2010-12-07T14:32:00Z">
        <w:r w:rsidRPr="00FA5770" w:rsidDel="00C222D6">
          <w:rPr>
            <w:rFonts w:hint="eastAsia"/>
          </w:rPr>
          <w:delText>proposed in</w:delText>
        </w:r>
      </w:del>
      <w:ins w:id="177" w:author="lxf" w:date="2010-12-07T14:32:00Z">
        <w:r w:rsidR="00C222D6">
          <w:rPr>
            <w:rFonts w:hint="eastAsia"/>
            <w:lang w:eastAsia="zh-CN"/>
          </w:rPr>
          <w:t>method</w:t>
        </w:r>
      </w:ins>
      <w:r w:rsidRPr="00FA5770">
        <w:rPr>
          <w:rFonts w:hint="eastAsia"/>
        </w:rPr>
        <w:t xml:space="preserve"> </w:t>
      </w:r>
      <w:r w:rsidR="00EA06C0" w:rsidRPr="00FA5770">
        <w:fldChar w:fldCharType="begin"/>
      </w:r>
      <w:r w:rsidRPr="00FA5770">
        <w:instrText xml:space="preserve"> ADDIN EN.CITE &lt;EndNote&gt;&lt;Cite&gt;&lt;Author&gt;Worden&lt;/Author&gt;&lt;RecNum&gt;160&lt;/RecNum&gt;&lt;record&gt;&lt;rec-number&gt;160&lt;/rec-number&gt;&lt;foreign-keys&gt;&lt;key app="EN" db-id="pppvv0f5o2ssd9edpwxxvdffxewtsx9t0fwt"&gt;160&lt;/key&gt;&lt;/foreign-keys&gt;&lt;ref-type name="Journal Article"&gt;17&lt;/ref-type&gt;&lt;contributors&gt;&lt;authors&gt;&lt;author&gt;Worden, K&lt;/author&gt;&lt;/authors&gt;&lt;/contributors&gt;&lt;titles&gt;&lt;title&gt;Sensor validation and correction using auto-associative neural networks and principal component analysis&lt;/title&gt;&lt;secondary-title&gt;Proceedings of the IMAC-XXI&lt;/secondary-title&gt;&lt;/titles&gt;&lt;periodical&gt;&lt;full-title&gt;Proceedings of the IMAC-XXI&lt;/full-title&gt;&lt;/periodical&gt;&lt;dates&gt;&lt;/dates&gt;&lt;urls&gt;&lt;/urls&gt;&lt;/record&gt;&lt;/Cite&gt;&lt;/EndNote&gt;</w:instrText>
      </w:r>
      <w:r w:rsidR="00EA06C0" w:rsidRPr="00FA5770">
        <w:fldChar w:fldCharType="separate"/>
      </w:r>
      <w:r w:rsidRPr="00FA5770">
        <w:t>[32]</w:t>
      </w:r>
      <w:r w:rsidR="00EA06C0" w:rsidRPr="00FA5770">
        <w:fldChar w:fldCharType="end"/>
      </w:r>
      <w:r w:rsidRPr="00FA5770">
        <w:rPr>
          <w:rFonts w:hint="eastAsia"/>
        </w:rPr>
        <w:t xml:space="preserve"> </w:t>
      </w:r>
      <w:ins w:id="178" w:author="lxf" w:date="2010-12-07T14:32:00Z">
        <w:r w:rsidR="00C222D6">
          <w:rPr>
            <w:rFonts w:hint="eastAsia"/>
            <w:lang w:eastAsia="zh-CN"/>
          </w:rPr>
          <w:t xml:space="preserve">in WSNs will </w:t>
        </w:r>
      </w:ins>
      <w:ins w:id="179" w:author="lxf" w:date="2010-12-07T14:33:00Z">
        <w:r w:rsidR="00A515D5">
          <w:rPr>
            <w:rFonts w:hint="eastAsia"/>
            <w:lang w:eastAsia="zh-CN"/>
          </w:rPr>
          <w:t xml:space="preserve">also </w:t>
        </w:r>
      </w:ins>
      <w:r w:rsidRPr="00FA5770">
        <w:rPr>
          <w:rFonts w:hint="eastAsia"/>
        </w:rPr>
        <w:t>cause</w:t>
      </w:r>
      <w:del w:id="180" w:author="lxf" w:date="2010-12-07T14:32:00Z">
        <w:r w:rsidRPr="00FA5770" w:rsidDel="00C222D6">
          <w:rPr>
            <w:rFonts w:hint="eastAsia"/>
          </w:rPr>
          <w:delText>d</w:delText>
        </w:r>
      </w:del>
      <w:r w:rsidRPr="00FA5770">
        <w:rPr>
          <w:rFonts w:hint="eastAsia"/>
        </w:rPr>
        <w:t xml:space="preserve"> substantial </w:t>
      </w:r>
      <w:r w:rsidRPr="00FA5770">
        <w:t>computational</w:t>
      </w:r>
      <w:r w:rsidRPr="00FA5770">
        <w:rPr>
          <w:rFonts w:hint="eastAsia"/>
        </w:rPr>
        <w:t xml:space="preserve"> overhead </w:t>
      </w:r>
      <w:del w:id="181" w:author="lxf" w:date="2010-12-07T14:32:00Z">
        <w:r w:rsidRPr="00FA5770" w:rsidDel="00C222D6">
          <w:rPr>
            <w:rFonts w:hint="eastAsia"/>
          </w:rPr>
          <w:delText xml:space="preserve">in sensor nodes </w:delText>
        </w:r>
      </w:del>
      <w:r w:rsidRPr="00FA5770">
        <w:rPr>
          <w:rFonts w:hint="eastAsia"/>
        </w:rPr>
        <w:t xml:space="preserve">because </w:t>
      </w:r>
      <w:del w:id="182" w:author="lxf" w:date="2010-12-07T14:32:00Z">
        <w:r w:rsidRPr="00FA5770" w:rsidDel="00A515D5">
          <w:rPr>
            <w:rFonts w:hint="eastAsia"/>
          </w:rPr>
          <w:delText xml:space="preserve">a small embedded </w:delText>
        </w:r>
      </w:del>
      <w:ins w:id="183" w:author="lxf" w:date="2010-12-07T14:32:00Z">
        <w:r w:rsidR="00A515D5">
          <w:rPr>
            <w:lang w:eastAsia="zh-CN"/>
          </w:rPr>
          <w:t>wireless</w:t>
        </w:r>
        <w:r w:rsidR="00A515D5">
          <w:rPr>
            <w:rFonts w:hint="eastAsia"/>
            <w:lang w:eastAsia="zh-CN"/>
          </w:rPr>
          <w:t xml:space="preserve"> </w:t>
        </w:r>
      </w:ins>
      <w:r w:rsidRPr="00FA5770">
        <w:rPr>
          <w:rFonts w:hint="eastAsia"/>
        </w:rPr>
        <w:t>sensor node</w:t>
      </w:r>
      <w:ins w:id="184" w:author="lxf" w:date="2010-12-07T14:32:00Z">
        <w:r w:rsidR="00A515D5">
          <w:rPr>
            <w:rFonts w:hint="eastAsia"/>
            <w:lang w:eastAsia="zh-CN"/>
          </w:rPr>
          <w:t>s</w:t>
        </w:r>
      </w:ins>
      <w:r w:rsidRPr="00FA5770">
        <w:rPr>
          <w:rFonts w:hint="eastAsia"/>
        </w:rPr>
        <w:t xml:space="preserve"> </w:t>
      </w:r>
      <w:del w:id="185" w:author="lxf" w:date="2010-12-07T14:33:00Z">
        <w:r w:rsidRPr="00FA5770" w:rsidDel="00A515D5">
          <w:rPr>
            <w:rFonts w:hint="eastAsia"/>
          </w:rPr>
          <w:delText xml:space="preserve">has </w:delText>
        </w:r>
      </w:del>
      <w:ins w:id="186" w:author="lxf" w:date="2010-12-07T14:33:00Z">
        <w:r w:rsidR="00A515D5" w:rsidRPr="00FA5770">
          <w:rPr>
            <w:rFonts w:hint="eastAsia"/>
          </w:rPr>
          <w:t>h</w:t>
        </w:r>
        <w:r w:rsidR="00A515D5">
          <w:rPr>
            <w:rFonts w:hint="eastAsia"/>
            <w:lang w:eastAsia="zh-CN"/>
          </w:rPr>
          <w:t>ave</w:t>
        </w:r>
        <w:r w:rsidR="00A515D5" w:rsidRPr="00FA5770">
          <w:rPr>
            <w:rFonts w:hint="eastAsia"/>
          </w:rPr>
          <w:t xml:space="preserve"> </w:t>
        </w:r>
      </w:ins>
      <w:r w:rsidRPr="00FA5770">
        <w:rPr>
          <w:rFonts w:hint="eastAsia"/>
        </w:rPr>
        <w:t xml:space="preserve">limited computational power.  Based on the </w:t>
      </w:r>
      <w:r w:rsidRPr="00FA5770">
        <w:t>discussion</w:t>
      </w:r>
      <w:r w:rsidRPr="00FA5770">
        <w:rPr>
          <w:rFonts w:hint="eastAsia"/>
        </w:rPr>
        <w:t xml:space="preserve"> above, they are not suitable </w:t>
      </w:r>
      <w:del w:id="187" w:author="lxf" w:date="2010-12-07T14:33:00Z">
        <w:r w:rsidRPr="00FA5770" w:rsidDel="00A515D5">
          <w:rPr>
            <w:rFonts w:hint="eastAsia"/>
          </w:rPr>
          <w:delText xml:space="preserve">to be integrated in the framework of </w:delText>
        </w:r>
      </w:del>
      <w:ins w:id="188" w:author="lxf" w:date="2010-12-07T14:33:00Z">
        <w:r w:rsidR="00A515D5">
          <w:rPr>
            <w:rFonts w:hint="eastAsia"/>
            <w:lang w:eastAsia="zh-CN"/>
          </w:rPr>
          <w:t xml:space="preserve">for a fault-tolerant </w:t>
        </w:r>
      </w:ins>
      <w:r w:rsidRPr="00FA5770">
        <w:rPr>
          <w:rFonts w:hint="eastAsia"/>
        </w:rPr>
        <w:t>WSN-based SHM system.</w:t>
      </w:r>
    </w:p>
    <w:p w:rsidR="00D62C01" w:rsidRDefault="00D62C01" w:rsidP="00D62C01">
      <w:pPr>
        <w:pStyle w:val="Heading1"/>
      </w:pPr>
      <w:r w:rsidRPr="00FA5770">
        <w:t xml:space="preserve">Proposed </w:t>
      </w:r>
      <w:r>
        <w:rPr>
          <w:rFonts w:eastAsiaTheme="minorEastAsia" w:hint="eastAsia"/>
          <w:lang w:eastAsia="zh-HK"/>
        </w:rPr>
        <w:t>M</w:t>
      </w:r>
      <w:r w:rsidRPr="00FA5770">
        <w:t>ethod</w:t>
      </w:r>
    </w:p>
    <w:p w:rsidR="00D62C01" w:rsidRPr="00640186" w:rsidRDefault="00D62C01" w:rsidP="00D62C01">
      <w:pPr>
        <w:pStyle w:val="BodyText"/>
        <w:rPr>
          <w:rFonts w:eastAsiaTheme="minorEastAsia"/>
          <w:lang w:eastAsia="zh-HK"/>
        </w:rPr>
      </w:pPr>
      <w:r w:rsidRPr="00EB35E0">
        <w:rPr>
          <w:rFonts w:hint="eastAsia"/>
        </w:rPr>
        <w:t xml:space="preserve">In this section, the proposed method will be </w:t>
      </w:r>
      <w:r w:rsidRPr="00EB35E0">
        <w:t>described</w:t>
      </w:r>
      <w:r w:rsidRPr="00EB35E0">
        <w:rPr>
          <w:rFonts w:hint="eastAsia"/>
        </w:rPr>
        <w:t xml:space="preserve">. </w:t>
      </w:r>
      <w:r>
        <w:rPr>
          <w:rFonts w:eastAsiaTheme="minorEastAsia" w:hint="eastAsia"/>
          <w:lang w:eastAsia="zh-HK"/>
        </w:rPr>
        <w:t xml:space="preserve"> </w:t>
      </w:r>
      <w:del w:id="189" w:author="lxf" w:date="2010-12-07T14:34:00Z">
        <w:r w:rsidDel="00560F95">
          <w:rPr>
            <w:rFonts w:eastAsiaTheme="minorEastAsia" w:hint="eastAsia"/>
            <w:lang w:eastAsia="zh-HK"/>
          </w:rPr>
          <w:delText>Considering the differences of</w:delText>
        </w:r>
      </w:del>
      <w:del w:id="190" w:author="lxf" w:date="2010-12-07T14:59:00Z">
        <w:r w:rsidDel="000F74A6">
          <w:rPr>
            <w:rFonts w:eastAsiaTheme="minorEastAsia" w:hint="eastAsia"/>
            <w:lang w:eastAsia="zh-HK"/>
          </w:rPr>
          <w:delText xml:space="preserve"> SHM </w:delText>
        </w:r>
      </w:del>
      <w:del w:id="191" w:author="lxf" w:date="2010-12-07T14:35:00Z">
        <w:r w:rsidDel="00FD05E3">
          <w:rPr>
            <w:rFonts w:eastAsiaTheme="minorEastAsia" w:hint="eastAsia"/>
            <w:lang w:eastAsia="zh-HK"/>
          </w:rPr>
          <w:delText xml:space="preserve">with other WSN applications, </w:delText>
        </w:r>
      </w:del>
      <w:del w:id="192" w:author="lxf" w:date="2010-12-07T14:59:00Z">
        <w:r w:rsidDel="000F74A6">
          <w:rPr>
            <w:rFonts w:eastAsiaTheme="minorEastAsia" w:hint="eastAsia"/>
            <w:lang w:eastAsia="zh-HK"/>
          </w:rPr>
          <w:delText>faulty sensor nodes need to be first identified and isolated before a SHM algorithm is implemented to detect damage.  Thus t</w:delText>
        </w:r>
      </w:del>
      <w:ins w:id="193" w:author="lxf" w:date="2010-12-07T14:59:00Z">
        <w:r w:rsidR="000F74A6">
          <w:rPr>
            <w:rFonts w:hint="eastAsia"/>
            <w:lang w:eastAsia="zh-CN"/>
          </w:rPr>
          <w:t>T</w:t>
        </w:r>
      </w:ins>
      <w:r>
        <w:rPr>
          <w:rFonts w:eastAsiaTheme="minorEastAsia" w:hint="eastAsia"/>
          <w:lang w:eastAsia="zh-HK"/>
        </w:rPr>
        <w:t>he whole strategy is divided into two stages: faulty nodes detection and structural damage detection.</w:t>
      </w:r>
    </w:p>
    <w:p w:rsidR="00D62C01" w:rsidRPr="003A393E" w:rsidRDefault="00D62C01" w:rsidP="00D62C01">
      <w:pPr>
        <w:pStyle w:val="BodyText"/>
        <w:rPr>
          <w:lang w:eastAsia="zh-CN"/>
          <w:rPrChange w:id="194" w:author="lxf" w:date="2010-12-07T14:37:00Z">
            <w:rPr>
              <w:rFonts w:eastAsiaTheme="minorEastAsia"/>
              <w:lang w:eastAsia="zh-HK"/>
            </w:rPr>
          </w:rPrChange>
        </w:rPr>
      </w:pPr>
      <w:r>
        <w:rPr>
          <w:rFonts w:eastAsiaTheme="minorEastAsia" w:hint="eastAsia"/>
          <w:lang w:eastAsia="zh-HK"/>
        </w:rPr>
        <w:t xml:space="preserve">Two types of structural </w:t>
      </w:r>
      <w:r>
        <w:rPr>
          <w:rFonts w:eastAsiaTheme="minorEastAsia"/>
          <w:lang w:eastAsia="zh-HK"/>
        </w:rPr>
        <w:t>dynamic</w:t>
      </w:r>
      <w:r>
        <w:rPr>
          <w:rFonts w:eastAsiaTheme="minorEastAsia" w:hint="eastAsia"/>
          <w:lang w:eastAsia="zh-HK"/>
        </w:rPr>
        <w:t xml:space="preserve"> characteristics, namely natural frequencies and mode shapes, are extracted from </w:t>
      </w:r>
      <w:del w:id="195" w:author="lxf" w:date="2010-12-07T14:38:00Z">
        <w:r w:rsidDel="00242D29">
          <w:rPr>
            <w:rFonts w:eastAsiaTheme="minorEastAsia" w:hint="eastAsia"/>
            <w:lang w:eastAsia="zh-HK"/>
          </w:rPr>
          <w:delText xml:space="preserve">measurement </w:delText>
        </w:r>
      </w:del>
      <w:ins w:id="196" w:author="lxf" w:date="2010-12-07T14:38:00Z">
        <w:r w:rsidR="00242D29">
          <w:rPr>
            <w:rFonts w:eastAsiaTheme="minorEastAsia" w:hint="eastAsia"/>
            <w:lang w:eastAsia="zh-HK"/>
          </w:rPr>
          <w:t>measure</w:t>
        </w:r>
        <w:r w:rsidR="00242D29">
          <w:rPr>
            <w:rFonts w:hint="eastAsia"/>
            <w:lang w:eastAsia="zh-CN"/>
          </w:rPr>
          <w:t>d</w:t>
        </w:r>
        <w:r w:rsidR="00242D29">
          <w:rPr>
            <w:rFonts w:eastAsiaTheme="minorEastAsia" w:hint="eastAsia"/>
            <w:lang w:eastAsia="zh-HK"/>
          </w:rPr>
          <w:t xml:space="preserve"> </w:t>
        </w:r>
      </w:ins>
      <w:r>
        <w:rPr>
          <w:rFonts w:eastAsiaTheme="minorEastAsia" w:hint="eastAsia"/>
          <w:lang w:eastAsia="zh-HK"/>
        </w:rPr>
        <w:t>data and used in the above two stages. Redundancy in natural frequencies</w:t>
      </w:r>
      <w:r>
        <w:rPr>
          <w:rFonts w:hint="eastAsia"/>
          <w:lang w:eastAsia="zh-CN"/>
        </w:rPr>
        <w:t xml:space="preserve"> </w:t>
      </w:r>
      <w:r>
        <w:rPr>
          <w:rFonts w:eastAsiaTheme="minorEastAsia" w:hint="eastAsia"/>
          <w:lang w:eastAsia="zh-HK"/>
        </w:rPr>
        <w:t>is used in the first stage to detect faulty sensor nodes</w:t>
      </w:r>
      <w:r w:rsidRPr="00CF0A51">
        <w:rPr>
          <w:rFonts w:eastAsiaTheme="minorEastAsia" w:hint="eastAsia"/>
          <w:lang w:eastAsia="zh-HK"/>
        </w:rPr>
        <w:t xml:space="preserve">. After faulty nodes have been detected and isolated, </w:t>
      </w:r>
      <w:r>
        <w:rPr>
          <w:rFonts w:eastAsiaTheme="minorEastAsia" w:hint="eastAsia"/>
          <w:lang w:eastAsia="zh-HK"/>
        </w:rPr>
        <w:t>mode shapes extracted from healthy nodes are adopted to</w:t>
      </w:r>
      <w:r>
        <w:rPr>
          <w:rFonts w:hint="eastAsia"/>
          <w:lang w:eastAsia="zh-CN"/>
        </w:rPr>
        <w:t xml:space="preserve"> </w:t>
      </w:r>
      <w:r w:rsidRPr="00CF0A51">
        <w:rPr>
          <w:rFonts w:eastAsiaTheme="minorEastAsia" w:hint="eastAsia"/>
          <w:lang w:eastAsia="zh-HK"/>
        </w:rPr>
        <w:t xml:space="preserve">detect </w:t>
      </w:r>
      <w:r>
        <w:rPr>
          <w:rFonts w:eastAsiaTheme="minorEastAsia" w:hint="eastAsia"/>
          <w:lang w:eastAsia="zh-HK"/>
        </w:rPr>
        <w:t>and locate structural damage.</w:t>
      </w:r>
      <w:del w:id="197" w:author="lxf" w:date="2010-12-07T14:37:00Z">
        <w:r w:rsidDel="003A393E">
          <w:rPr>
            <w:rFonts w:eastAsiaTheme="minorEastAsia" w:hint="eastAsia"/>
            <w:lang w:eastAsia="zh-HK"/>
          </w:rPr>
          <w:delText xml:space="preserve"> </w:delText>
        </w:r>
      </w:del>
    </w:p>
    <w:p w:rsidR="00D62C01" w:rsidRDefault="00D62C01" w:rsidP="00D62C01">
      <w:pPr>
        <w:pStyle w:val="BodyText"/>
        <w:rPr>
          <w:rFonts w:eastAsiaTheme="minorEastAsia"/>
          <w:lang w:eastAsia="zh-HK"/>
        </w:rPr>
      </w:pPr>
      <w:r>
        <w:rPr>
          <w:rFonts w:eastAsiaTheme="minorEastAsia" w:hint="eastAsia"/>
          <w:lang w:eastAsia="zh-HK"/>
        </w:rPr>
        <w:t xml:space="preserve">Before we introduce the method, we will first </w:t>
      </w:r>
      <w:r>
        <w:rPr>
          <w:rFonts w:eastAsiaTheme="minorEastAsia"/>
          <w:lang w:eastAsia="zh-HK"/>
        </w:rPr>
        <w:t>brief</w:t>
      </w:r>
      <w:r>
        <w:rPr>
          <w:rFonts w:eastAsiaTheme="minorEastAsia" w:hint="eastAsia"/>
          <w:lang w:eastAsia="zh-HK"/>
        </w:rPr>
        <w:t>ly introduce natural frequencies and mode shapes.</w:t>
      </w:r>
    </w:p>
    <w:p w:rsidR="00D62C01" w:rsidRDefault="00D62C01" w:rsidP="00D62C01">
      <w:pPr>
        <w:pStyle w:val="BodyText"/>
        <w:rPr>
          <w:rFonts w:eastAsiaTheme="minorEastAsia"/>
          <w:lang w:eastAsia="zh-HK"/>
        </w:rPr>
      </w:pPr>
      <w:r w:rsidRPr="001B3A52">
        <w:rPr>
          <w:rFonts w:eastAsiaTheme="minorEastAsia" w:hint="eastAsia"/>
          <w:lang w:eastAsia="zh-HK"/>
        </w:rPr>
        <w:t xml:space="preserve">Every structure has tendency to </w:t>
      </w:r>
      <w:r w:rsidRPr="001B3A52">
        <w:rPr>
          <w:rFonts w:eastAsiaTheme="minorEastAsia"/>
          <w:lang w:eastAsia="zh-HK"/>
        </w:rPr>
        <w:t>oscillate</w:t>
      </w:r>
      <w:r w:rsidRPr="001B3A52">
        <w:rPr>
          <w:rFonts w:eastAsiaTheme="minorEastAsia" w:hint="eastAsia"/>
          <w:lang w:eastAsia="zh-HK"/>
        </w:rPr>
        <w:t xml:space="preserve"> with </w:t>
      </w:r>
      <w:r>
        <w:rPr>
          <w:rFonts w:eastAsiaTheme="minorEastAsia" w:hint="eastAsia"/>
          <w:lang w:eastAsia="zh-HK"/>
        </w:rPr>
        <w:t xml:space="preserve">much </w:t>
      </w:r>
      <w:r w:rsidRPr="001B3A52">
        <w:rPr>
          <w:rFonts w:eastAsiaTheme="minorEastAsia" w:hint="eastAsia"/>
          <w:lang w:eastAsia="zh-HK"/>
        </w:rPr>
        <w:t xml:space="preserve">larger amplitude at some frequencies than others. These frequencies are </w:t>
      </w:r>
      <w:r>
        <w:rPr>
          <w:rFonts w:eastAsiaTheme="minorEastAsia" w:hint="eastAsia"/>
          <w:lang w:eastAsia="zh-HK"/>
        </w:rPr>
        <w:t xml:space="preserve">called </w:t>
      </w:r>
      <w:r w:rsidRPr="001B3A52">
        <w:rPr>
          <w:rFonts w:eastAsiaTheme="minorEastAsia" w:hint="eastAsia"/>
          <w:lang w:eastAsia="zh-HK"/>
        </w:rPr>
        <w:t xml:space="preserve">natural frequencies. </w:t>
      </w:r>
      <w:r>
        <w:rPr>
          <w:rFonts w:eastAsiaTheme="minorEastAsia" w:hint="eastAsia"/>
          <w:lang w:eastAsia="zh-HK"/>
        </w:rPr>
        <w:t>Natural frequencies are</w:t>
      </w:r>
      <w:r w:rsidRPr="001B3A52">
        <w:rPr>
          <w:rFonts w:eastAsiaTheme="minorEastAsia"/>
          <w:lang w:eastAsia="zh-HK"/>
        </w:rPr>
        <w:t xml:space="preserve"> internal vibration </w:t>
      </w:r>
      <w:r w:rsidRPr="001B3A52">
        <w:rPr>
          <w:rFonts w:eastAsiaTheme="minorEastAsia" w:hint="eastAsia"/>
          <w:lang w:eastAsia="zh-HK"/>
        </w:rPr>
        <w:t xml:space="preserve">characteristic of structure </w:t>
      </w:r>
      <w:r>
        <w:rPr>
          <w:rFonts w:eastAsiaTheme="minorEastAsia" w:hint="eastAsia"/>
          <w:lang w:eastAsia="zh-HK"/>
        </w:rPr>
        <w:lastRenderedPageBreak/>
        <w:t xml:space="preserve">and are different for different structures.  When a structure is vibrating under one of its natural frequencies, the </w:t>
      </w:r>
      <w:r>
        <w:rPr>
          <w:rFonts w:eastAsiaTheme="minorEastAsia"/>
          <w:lang w:eastAsia="zh-HK"/>
        </w:rPr>
        <w:t>corresponding</w:t>
      </w:r>
      <w:r>
        <w:rPr>
          <w:rFonts w:eastAsiaTheme="minorEastAsia" w:hint="eastAsia"/>
          <w:lang w:eastAsia="zh-HK"/>
        </w:rPr>
        <w:t xml:space="preserve"> v</w:t>
      </w:r>
      <w:r w:rsidRPr="001B3A52">
        <w:rPr>
          <w:rFonts w:eastAsiaTheme="minorEastAsia"/>
          <w:lang w:eastAsia="zh-HK"/>
        </w:rPr>
        <w:t>ibration</w:t>
      </w:r>
      <w:r w:rsidRPr="001B3A52">
        <w:rPr>
          <w:rFonts w:eastAsiaTheme="minorEastAsia" w:hint="eastAsia"/>
          <w:lang w:eastAsia="zh-HK"/>
        </w:rPr>
        <w:t xml:space="preserve"> </w:t>
      </w:r>
      <w:r>
        <w:rPr>
          <w:rFonts w:eastAsiaTheme="minorEastAsia"/>
          <w:lang w:eastAsia="zh-HK"/>
        </w:rPr>
        <w:t>pattern</w:t>
      </w:r>
      <w:r>
        <w:rPr>
          <w:rFonts w:eastAsiaTheme="minorEastAsia" w:hint="eastAsia"/>
          <w:lang w:eastAsia="zh-HK"/>
        </w:rPr>
        <w:t xml:space="preserve"> it exhibits is</w:t>
      </w:r>
      <w:r w:rsidRPr="001B3A52">
        <w:rPr>
          <w:rFonts w:eastAsiaTheme="minorEastAsia"/>
          <w:lang w:eastAsia="zh-HK"/>
        </w:rPr>
        <w:t xml:space="preserve"> called </w:t>
      </w:r>
      <w:r>
        <w:rPr>
          <w:rFonts w:eastAsiaTheme="minorEastAsia" w:hint="eastAsia"/>
          <w:lang w:eastAsia="zh-HK"/>
        </w:rPr>
        <w:t xml:space="preserve">a </w:t>
      </w:r>
      <w:r>
        <w:rPr>
          <w:rFonts w:eastAsiaTheme="minorEastAsia"/>
          <w:lang w:eastAsia="zh-HK"/>
        </w:rPr>
        <w:t>mode shape</w:t>
      </w:r>
      <w:r>
        <w:rPr>
          <w:rFonts w:eastAsiaTheme="minorEastAsia" w:hint="eastAsia"/>
          <w:lang w:eastAsia="zh-HK"/>
        </w:rPr>
        <w:t xml:space="preserve"> for this natural frequency</w:t>
      </w:r>
      <w:r w:rsidRPr="001B3A52">
        <w:rPr>
          <w:rFonts w:eastAsiaTheme="minorEastAsia"/>
          <w:lang w:eastAsia="zh-HK"/>
        </w:rPr>
        <w:t xml:space="preserve">. </w:t>
      </w:r>
      <w:r>
        <w:rPr>
          <w:rFonts w:eastAsiaTheme="minorEastAsia" w:hint="eastAsia"/>
          <w:lang w:eastAsia="zh-HK"/>
        </w:rPr>
        <w:t xml:space="preserve"> </w:t>
      </w:r>
    </w:p>
    <w:p w:rsidR="00D62C01" w:rsidRDefault="00D62C01" w:rsidP="00D62C01">
      <w:pPr>
        <w:pStyle w:val="IEEEParagraph"/>
        <w:rPr>
          <w:rFonts w:eastAsiaTheme="minorEastAsia"/>
          <w:lang w:eastAsia="zh-HK"/>
        </w:rPr>
      </w:pPr>
      <w:r w:rsidRPr="00D543F2">
        <w:t>For example, we deploy a total of</w:t>
      </w:r>
      <w:r>
        <w:rPr>
          <w:rFonts w:hint="eastAsia"/>
        </w:rPr>
        <w:t xml:space="preserve"> </w:t>
      </w:r>
      <w:r w:rsidRPr="00D543F2">
        <w:t>m sensor nodes on a structure and extract a total of p mode</w:t>
      </w:r>
      <w:r>
        <w:rPr>
          <w:rFonts w:hint="eastAsia"/>
        </w:rPr>
        <w:t xml:space="preserve"> </w:t>
      </w:r>
      <w:r w:rsidRPr="00D543F2">
        <w:t>shapes from t</w:t>
      </w:r>
      <w:r>
        <w:t>he measurement of these sensors</w:t>
      </w:r>
      <w:r>
        <w:rPr>
          <w:rFonts w:eastAsiaTheme="minorEastAsia" w:hint="eastAsia"/>
          <w:lang w:eastAsia="zh-HK"/>
        </w:rPr>
        <w:t>. The corresponding natural frequency set and mode shapes are denoted respectively as:</w:t>
      </w:r>
    </w:p>
    <w:tbl>
      <w:tblPr>
        <w:tblW w:w="0" w:type="auto"/>
        <w:tblLook w:val="04A0"/>
      </w:tblPr>
      <w:tblGrid>
        <w:gridCol w:w="1416"/>
        <w:gridCol w:w="2069"/>
        <w:gridCol w:w="1591"/>
      </w:tblGrid>
      <w:tr w:rsidR="00D62C01" w:rsidTr="008216C4">
        <w:tc>
          <w:tcPr>
            <w:tcW w:w="2952" w:type="dxa"/>
            <w:vAlign w:val="center"/>
          </w:tcPr>
          <w:p w:rsidR="00D62C01" w:rsidRPr="00A842A3" w:rsidRDefault="00D62C01" w:rsidP="008216C4">
            <w:pPr>
              <w:pStyle w:val="BodyText"/>
            </w:pPr>
          </w:p>
        </w:tc>
        <w:tc>
          <w:tcPr>
            <w:tcW w:w="2952" w:type="dxa"/>
            <w:vAlign w:val="center"/>
          </w:tcPr>
          <w:p w:rsidR="00D62C01" w:rsidRPr="002519A9" w:rsidRDefault="00D62C01" w:rsidP="008216C4">
            <w:pPr>
              <w:pStyle w:val="IEEEParagraph"/>
              <w:rPr>
                <w:rFonts w:eastAsiaTheme="minorEastAsia"/>
                <w:lang w:eastAsia="zh-HK"/>
              </w:rPr>
            </w:pPr>
            <m:oMathPara>
              <m:oMath>
                <m:r>
                  <m:rPr>
                    <m:sty m:val="b"/>
                  </m:rPr>
                  <w:rPr>
                    <w:rFonts w:ascii="Cambria Math" w:eastAsia="PMingLiU" w:hAnsi="Cambria Math"/>
                  </w:rPr>
                  <m:t>f</m:t>
                </m:r>
                <m:r>
                  <m:rPr>
                    <m:sty m:val="p"/>
                  </m:rPr>
                  <w:rPr>
                    <w:rFonts w:ascii="Cambria Math" w:eastAsia="PMingLiU" w:hAnsi="Cambria Math"/>
                  </w:rPr>
                  <m:t>=[</m:t>
                </m:r>
                <m:sSup>
                  <m:sSupPr>
                    <m:ctrlPr>
                      <w:rPr>
                        <w:rFonts w:ascii="Cambria Math" w:eastAsia="PMingLiU" w:hAnsi="Cambria Math"/>
                      </w:rPr>
                    </m:ctrlPr>
                  </m:sSupPr>
                  <m:e>
                    <m:r>
                      <m:rPr>
                        <m:sty m:val="p"/>
                      </m:rPr>
                      <w:rPr>
                        <w:rFonts w:ascii="Cambria Math" w:eastAsia="PMingLiU" w:hAnsi="Cambria Math"/>
                      </w:rPr>
                      <m:t>f</m:t>
                    </m:r>
                  </m:e>
                  <m:sup>
                    <m:r>
                      <m:rPr>
                        <m:sty m:val="p"/>
                      </m:rPr>
                      <w:rPr>
                        <w:rFonts w:ascii="Cambria Math" w:eastAsia="PMingLiU" w:hAnsi="Cambria Math"/>
                      </w:rPr>
                      <m:t>1</m:t>
                    </m:r>
                  </m:sup>
                </m:sSup>
                <m:r>
                  <m:rPr>
                    <m:sty m:val="p"/>
                  </m:rPr>
                  <w:rPr>
                    <w:rFonts w:ascii="Cambria Math" w:eastAsia="PMingLiU" w:hAnsi="Cambria Math"/>
                  </w:rPr>
                  <m:t>,</m:t>
                </m:r>
                <m:sSup>
                  <m:sSupPr>
                    <m:ctrlPr>
                      <w:rPr>
                        <w:rFonts w:ascii="Cambria Math" w:eastAsia="PMingLiU" w:hAnsi="Cambria Math"/>
                      </w:rPr>
                    </m:ctrlPr>
                  </m:sSupPr>
                  <m:e>
                    <m:r>
                      <m:rPr>
                        <m:sty m:val="p"/>
                      </m:rPr>
                      <w:rPr>
                        <w:rFonts w:ascii="Cambria Math" w:eastAsia="PMingLiU" w:hAnsi="Cambria Math"/>
                      </w:rPr>
                      <m:t>f</m:t>
                    </m:r>
                  </m:e>
                  <m:sup>
                    <m:r>
                      <m:rPr>
                        <m:sty m:val="p"/>
                      </m:rPr>
                      <w:rPr>
                        <w:rFonts w:ascii="Cambria Math" w:eastAsia="PMingLiU" w:hAnsi="Cambria Math"/>
                      </w:rPr>
                      <m:t>2</m:t>
                    </m:r>
                  </m:sup>
                </m:sSup>
                <m:r>
                  <m:rPr>
                    <m:sty m:val="p"/>
                  </m:rPr>
                  <w:rPr>
                    <w:rFonts w:ascii="Cambria Math" w:eastAsia="PMingLiU" w:hAnsi="Cambria Math"/>
                  </w:rPr>
                  <m:t>,..</m:t>
                </m:r>
                <m:sSup>
                  <m:sSupPr>
                    <m:ctrlPr>
                      <w:rPr>
                        <w:rFonts w:ascii="Cambria Math" w:eastAsia="PMingLiU" w:hAnsi="Cambria Math"/>
                      </w:rPr>
                    </m:ctrlPr>
                  </m:sSupPr>
                  <m:e>
                    <m:r>
                      <m:rPr>
                        <m:sty m:val="p"/>
                      </m:rPr>
                      <w:rPr>
                        <w:rFonts w:ascii="Cambria Math" w:eastAsia="PMingLiU" w:hAnsi="Cambria Math"/>
                      </w:rPr>
                      <m:t>f</m:t>
                    </m:r>
                  </m:e>
                  <m:sup>
                    <m:r>
                      <m:rPr>
                        <m:sty m:val="p"/>
                      </m:rPr>
                      <w:rPr>
                        <w:rFonts w:ascii="Cambria Math" w:eastAsia="PMingLiU" w:hAnsi="Cambria Math"/>
                      </w:rPr>
                      <m:t>p</m:t>
                    </m:r>
                  </m:sup>
                </m:sSup>
                <m:r>
                  <m:rPr>
                    <m:sty m:val="p"/>
                  </m:rPr>
                  <w:rPr>
                    <w:rFonts w:ascii="Cambria Math" w:eastAsia="PMingLiU" w:hAnsi="Cambria Math"/>
                  </w:rPr>
                  <m:t>]</m:t>
                </m:r>
              </m:oMath>
            </m:oMathPara>
          </w:p>
        </w:tc>
        <w:tc>
          <w:tcPr>
            <w:tcW w:w="2952" w:type="dxa"/>
            <w:vAlign w:val="center"/>
          </w:tcPr>
          <w:p w:rsidR="00D62C01" w:rsidRPr="00A842A3" w:rsidRDefault="00D62C01" w:rsidP="008216C4">
            <w:pPr>
              <w:pStyle w:val="BodyText"/>
              <w:jc w:val="right"/>
            </w:pPr>
            <w:r w:rsidRPr="00A842A3">
              <w:rPr>
                <w:rFonts w:hint="eastAsia"/>
              </w:rPr>
              <w:t>(</w:t>
            </w:r>
            <w:r>
              <w:rPr>
                <w:rFonts w:eastAsiaTheme="minorEastAsia" w:hint="eastAsia"/>
                <w:lang w:eastAsia="zh-HK"/>
              </w:rPr>
              <w:t>1</w:t>
            </w:r>
            <w:r w:rsidRPr="00A842A3">
              <w:rPr>
                <w:rFonts w:hint="eastAsia"/>
              </w:rPr>
              <w:t>a)</w:t>
            </w:r>
          </w:p>
        </w:tc>
      </w:tr>
    </w:tbl>
    <w:p w:rsidR="00D62C01" w:rsidRDefault="00D62C01" w:rsidP="00D62C01">
      <w:pPr>
        <w:pStyle w:val="IEEEParagraph"/>
        <w:rPr>
          <w:rFonts w:eastAsiaTheme="minorEastAsia"/>
          <w:lang w:eastAsia="zh-HK"/>
        </w:rPr>
      </w:pPr>
      <w:proofErr w:type="gramStart"/>
      <w:r>
        <w:rPr>
          <w:rFonts w:eastAsiaTheme="minorEastAsia" w:hint="eastAsia"/>
          <w:lang w:eastAsia="zh-HK"/>
        </w:rPr>
        <w:t>where</w:t>
      </w:r>
      <w:proofErr w:type="gramEnd"/>
      <w:r>
        <w:rPr>
          <w:rFonts w:eastAsiaTheme="minorEastAsia" w:hint="eastAsia"/>
          <w:lang w:eastAsia="zh-HK"/>
        </w:rPr>
        <w:t xml:space="preserve"> </w:t>
      </w:r>
      <w:r w:rsidRPr="002D71A5">
        <w:rPr>
          <w:rFonts w:hint="eastAsia"/>
        </w:rPr>
        <w:t xml:space="preserve"> </w:t>
      </w:r>
      <m:oMath>
        <m:sSup>
          <m:sSupPr>
            <m:ctrlPr>
              <w:rPr>
                <w:rFonts w:ascii="Cambria Math" w:eastAsia="PMingLiU" w:hAnsi="Cambria Math"/>
              </w:rPr>
            </m:ctrlPr>
          </m:sSupPr>
          <m:e>
            <m:r>
              <m:rPr>
                <m:sty m:val="p"/>
              </m:rPr>
              <w:rPr>
                <w:rFonts w:ascii="Cambria Math" w:eastAsia="PMingLiU" w:hAnsi="Cambria Math"/>
              </w:rPr>
              <m:t>f</m:t>
            </m:r>
          </m:e>
          <m:sup>
            <m:r>
              <m:rPr>
                <m:sty m:val="p"/>
              </m:rPr>
              <w:rPr>
                <w:rFonts w:ascii="Cambria Math" w:eastAsia="PMingLiU" w:hAnsi="Cambria Math"/>
              </w:rPr>
              <m:t>k</m:t>
            </m:r>
          </m:sup>
        </m:sSup>
      </m:oMath>
      <w:r w:rsidRPr="002D71A5">
        <w:rPr>
          <w:rFonts w:hint="eastAsia"/>
        </w:rPr>
        <w:t xml:space="preserve"> (k=1</w:t>
      </w:r>
      <w:r w:rsidRPr="002D71A5">
        <w:t>…</w:t>
      </w:r>
      <w:r w:rsidRPr="002D71A5">
        <w:rPr>
          <w:rFonts w:hint="eastAsia"/>
        </w:rPr>
        <w:t>p) is the</w:t>
      </w:r>
      <w:r>
        <w:rPr>
          <w:rFonts w:eastAsiaTheme="minorEastAsia" w:hint="eastAsia"/>
          <w:lang w:eastAsia="zh-HK"/>
        </w:rPr>
        <w:t xml:space="preserve"> </w:t>
      </w:r>
      <w:proofErr w:type="spellStart"/>
      <w:r>
        <w:rPr>
          <w:rFonts w:eastAsiaTheme="minorEastAsia" w:hint="eastAsia"/>
          <w:lang w:eastAsia="zh-HK"/>
        </w:rPr>
        <w:t>k</w:t>
      </w:r>
      <w:r w:rsidRPr="001E46FC">
        <w:rPr>
          <w:rFonts w:eastAsiaTheme="minorEastAsia" w:hint="eastAsia"/>
          <w:vertAlign w:val="superscript"/>
          <w:lang w:eastAsia="zh-HK"/>
        </w:rPr>
        <w:t>th</w:t>
      </w:r>
      <w:proofErr w:type="spellEnd"/>
      <w:r w:rsidRPr="002D71A5">
        <w:rPr>
          <w:rFonts w:hint="eastAsia"/>
        </w:rPr>
        <w:t xml:space="preserve"> </w:t>
      </w:r>
      <w:r w:rsidRPr="002D71A5">
        <w:t>natural</w:t>
      </w:r>
      <w:r>
        <w:rPr>
          <w:rFonts w:hint="eastAsia"/>
        </w:rPr>
        <w:t xml:space="preserve"> frequency</w:t>
      </w:r>
      <w:r>
        <w:rPr>
          <w:rFonts w:eastAsiaTheme="minorEastAsia" w:hint="eastAsia"/>
          <w:lang w:eastAsia="zh-HK"/>
        </w:rPr>
        <w:t>;</w:t>
      </w:r>
    </w:p>
    <w:tbl>
      <w:tblPr>
        <w:tblW w:w="0" w:type="auto"/>
        <w:tblLook w:val="04A0"/>
      </w:tblPr>
      <w:tblGrid>
        <w:gridCol w:w="534"/>
        <w:gridCol w:w="3685"/>
        <w:gridCol w:w="857"/>
      </w:tblGrid>
      <w:tr w:rsidR="00D62C01" w:rsidTr="008216C4">
        <w:tc>
          <w:tcPr>
            <w:tcW w:w="534" w:type="dxa"/>
            <w:vAlign w:val="center"/>
          </w:tcPr>
          <w:p w:rsidR="00D62C01" w:rsidRPr="00A842A3" w:rsidRDefault="00D62C01" w:rsidP="008216C4">
            <w:pPr>
              <w:pStyle w:val="BodyText"/>
            </w:pPr>
          </w:p>
        </w:tc>
        <w:tc>
          <w:tcPr>
            <w:tcW w:w="3685" w:type="dxa"/>
            <w:vAlign w:val="center"/>
          </w:tcPr>
          <w:p w:rsidR="00D62C01" w:rsidRPr="002519A9" w:rsidRDefault="00EA06C0" w:rsidP="008216C4">
            <w:pPr>
              <w:pStyle w:val="IEEEParagraph"/>
              <w:rPr>
                <w:rFonts w:eastAsiaTheme="minorEastAsia"/>
                <w:lang w:eastAsia="zh-HK"/>
              </w:rPr>
            </w:pPr>
            <m:oMathPara>
              <m:oMath>
                <m:d>
                  <m:dPr>
                    <m:begChr m:val="["/>
                    <m:endChr m:val="]"/>
                    <m:ctrlPr>
                      <w:rPr>
                        <w:rFonts w:ascii="Cambria Math" w:hAnsi="Cambria Math"/>
                      </w:rPr>
                    </m:ctrlPr>
                  </m:dPr>
                  <m:e>
                    <m:sSup>
                      <m:sSupPr>
                        <m:ctrlPr>
                          <w:rPr>
                            <w:rFonts w:ascii="Cambria Math" w:hAnsi="Cambria Math"/>
                            <w:b/>
                          </w:rPr>
                        </m:ctrlPr>
                      </m:sSupPr>
                      <m:e>
                        <m:r>
                          <m:rPr>
                            <m:sty m:val="b"/>
                          </m:rPr>
                          <w:rPr>
                            <w:rFonts w:ascii="Cambria Math" w:hAnsi="Cambria Math"/>
                          </w:rPr>
                          <m:t>Ψ</m:t>
                        </m:r>
                      </m:e>
                      <m:sup>
                        <m:r>
                          <m:rPr>
                            <m:sty m:val="p"/>
                          </m:rPr>
                          <w:rPr>
                            <w:rFonts w:ascii="Cambria Math" w:hAnsi="Cambria Math"/>
                          </w:rPr>
                          <m:t>1</m:t>
                        </m:r>
                      </m:sup>
                    </m:sSup>
                    <m:r>
                      <m:rPr>
                        <m:sty m:val="p"/>
                      </m:rPr>
                      <w:rPr>
                        <w:rFonts w:ascii="Cambria Math" w:hAnsi="Cambria Math"/>
                      </w:rPr>
                      <m:t>,</m:t>
                    </m:r>
                    <m:sSup>
                      <m:sSupPr>
                        <m:ctrlPr>
                          <w:rPr>
                            <w:rFonts w:ascii="Cambria Math" w:hAnsi="Cambria Math"/>
                            <w:b/>
                          </w:rPr>
                        </m:ctrlPr>
                      </m:sSupPr>
                      <m:e>
                        <m:r>
                          <m:rPr>
                            <m:sty m:val="b"/>
                          </m:rPr>
                          <w:rPr>
                            <w:rFonts w:ascii="Cambria Math" w:hAnsi="Cambria Math"/>
                          </w:rPr>
                          <m:t>Ψ</m:t>
                        </m:r>
                      </m:e>
                      <m:sup>
                        <m:r>
                          <m:rPr>
                            <m:sty m:val="p"/>
                          </m:rPr>
                          <w:rPr>
                            <w:rFonts w:ascii="Cambria Math" w:hAnsi="Cambria Math"/>
                          </w:rPr>
                          <m:t>2</m:t>
                        </m:r>
                      </m:sup>
                    </m:sSup>
                    <m:r>
                      <m:rPr>
                        <m:sty m:val="p"/>
                      </m:rPr>
                      <w:rPr>
                        <w:rFonts w:ascii="Cambria Math" w:hAnsi="Cambria Math"/>
                      </w:rPr>
                      <m:t>,…</m:t>
                    </m:r>
                    <m:sSup>
                      <m:sSupPr>
                        <m:ctrlPr>
                          <w:rPr>
                            <w:rFonts w:ascii="Cambria Math" w:hAnsi="Cambria Math"/>
                            <w:b/>
                          </w:rPr>
                        </m:ctrlPr>
                      </m:sSupPr>
                      <m:e>
                        <m:r>
                          <m:rPr>
                            <m:sty m:val="b"/>
                          </m:rPr>
                          <w:rPr>
                            <w:rFonts w:ascii="Cambria Math" w:hAnsi="Cambria Math"/>
                          </w:rPr>
                          <m:t>Ψ</m:t>
                        </m:r>
                      </m:e>
                      <m:sup>
                        <m:r>
                          <m:rPr>
                            <m:sty m:val="p"/>
                          </m:rPr>
                          <w:rPr>
                            <w:rFonts w:ascii="Cambria Math" w:hAnsi="Cambria Math"/>
                          </w:rPr>
                          <m:t>p</m:t>
                        </m:r>
                      </m:sup>
                    </m:sSup>
                  </m:e>
                </m:d>
                <m:r>
                  <m:rPr>
                    <m:sty m:val="p"/>
                  </m:rPr>
                  <w:rPr>
                    <w:rFonts w:ascii="Cambria Math" w:hAnsi="Cambria Math"/>
                  </w:rPr>
                  <m:t>=</m:t>
                </m:r>
                <m:d>
                  <m:dPr>
                    <m:begChr m:val="["/>
                    <m:endChr m:val="]"/>
                    <m:ctrlPr>
                      <w:rPr>
                        <w:rFonts w:ascii="Cambria Math" w:hAnsi="Cambria Math"/>
                      </w:rPr>
                    </m:ctrlPr>
                  </m:dPr>
                  <m:e>
                    <m:m>
                      <m:mPr>
                        <m:mcs>
                          <m:mc>
                            <m:mcPr>
                              <m:count m:val="4"/>
                              <m:mcJc m:val="center"/>
                            </m:mcPr>
                          </m:mc>
                        </m:mcs>
                        <m:ctrlPr>
                          <w:rPr>
                            <w:rFonts w:ascii="Cambria Math" w:hAnsi="Cambria Math"/>
                          </w:rPr>
                        </m:ctrlPr>
                      </m:mPr>
                      <m:mr>
                        <m:e>
                          <m:sSubSup>
                            <m:sSubSupPr>
                              <m:ctrlPr>
                                <w:rPr>
                                  <w:rFonts w:ascii="Cambria Math" w:hAnsi="Cambria Math"/>
                                </w:rPr>
                              </m:ctrlPr>
                            </m:sSubSupPr>
                            <m:e>
                              <m:r>
                                <m:rPr>
                                  <m:sty m:val="p"/>
                                </m:rPr>
                                <w:rPr>
                                  <w:rFonts w:ascii="Cambria Math" w:hAnsi="Cambria Math"/>
                                </w:rPr>
                                <m:t>ϕ</m:t>
                              </m:r>
                            </m:e>
                            <m:sub>
                              <m:r>
                                <m:rPr>
                                  <m:sty m:val="p"/>
                                </m:rPr>
                                <w:rPr>
                                  <w:rFonts w:ascii="Cambria Math" w:hAnsi="Cambria Math"/>
                                </w:rPr>
                                <m:t>1</m:t>
                              </m:r>
                            </m:sub>
                            <m:sup>
                              <m:r>
                                <m:rPr>
                                  <m:sty m:val="p"/>
                                </m:rPr>
                                <w:rPr>
                                  <w:rFonts w:ascii="Cambria Math" w:hAnsi="Cambria Math"/>
                                </w:rPr>
                                <m:t>1</m:t>
                              </m:r>
                            </m:sup>
                          </m:sSubSup>
                        </m:e>
                        <m:e>
                          <m:sSubSup>
                            <m:sSubSupPr>
                              <m:ctrlPr>
                                <w:rPr>
                                  <w:rFonts w:ascii="Cambria Math" w:hAnsi="Cambria Math"/>
                                </w:rPr>
                              </m:ctrlPr>
                            </m:sSubSupPr>
                            <m:e>
                              <m:r>
                                <m:rPr>
                                  <m:sty m:val="p"/>
                                </m:rPr>
                                <w:rPr>
                                  <w:rFonts w:ascii="Cambria Math" w:hAnsi="Cambria Math"/>
                                </w:rPr>
                                <m:t>ϕ</m:t>
                              </m:r>
                            </m:e>
                            <m:sub>
                              <m:r>
                                <m:rPr>
                                  <m:sty m:val="p"/>
                                </m:rPr>
                                <w:rPr>
                                  <w:rFonts w:ascii="Cambria Math" w:hAnsi="Cambria Math"/>
                                </w:rPr>
                                <m:t>1</m:t>
                              </m:r>
                            </m:sub>
                            <m:sup>
                              <m:r>
                                <m:rPr>
                                  <m:sty m:val="p"/>
                                </m:rPr>
                                <w:rPr>
                                  <w:rFonts w:ascii="Cambria Math" w:hAnsi="Cambria Math"/>
                                </w:rPr>
                                <m:t>2</m:t>
                              </m:r>
                            </m:sup>
                          </m:sSubSup>
                        </m:e>
                        <m:e>
                          <m:r>
                            <m:rPr>
                              <m:sty m:val="p"/>
                            </m:rPr>
                            <w:rPr>
                              <w:rFonts w:ascii="Cambria Math" w:hAnsi="Cambria Math"/>
                            </w:rPr>
                            <m:t>…</m:t>
                          </m:r>
                          <m:ctrlPr>
                            <w:rPr>
                              <w:rFonts w:ascii="Cambria Math" w:eastAsia="Cambria Math" w:hAnsi="Cambria Math" w:cs="Cambria Math"/>
                            </w:rPr>
                          </m:ctrlPr>
                        </m:e>
                        <m:e>
                          <m:sSubSup>
                            <m:sSubSupPr>
                              <m:ctrlPr>
                                <w:rPr>
                                  <w:rFonts w:ascii="Cambria Math" w:hAnsi="Cambria Math"/>
                                </w:rPr>
                              </m:ctrlPr>
                            </m:sSubSupPr>
                            <m:e>
                              <m:r>
                                <m:rPr>
                                  <m:sty m:val="p"/>
                                </m:rPr>
                                <w:rPr>
                                  <w:rFonts w:ascii="Cambria Math" w:hAnsi="Cambria Math"/>
                                </w:rPr>
                                <m:t>ϕ</m:t>
                              </m:r>
                            </m:e>
                            <m:sub>
                              <m:r>
                                <m:rPr>
                                  <m:sty m:val="p"/>
                                </m:rPr>
                                <w:rPr>
                                  <w:rFonts w:ascii="Cambria Math" w:hAnsi="Cambria Math"/>
                                </w:rPr>
                                <m:t>1</m:t>
                              </m:r>
                            </m:sub>
                            <m:sup>
                              <m:r>
                                <m:rPr>
                                  <m:sty m:val="p"/>
                                </m:rPr>
                                <w:rPr>
                                  <w:rFonts w:ascii="Cambria Math" w:hAnsi="Cambria Math"/>
                                </w:rPr>
                                <m:t>p</m:t>
                              </m:r>
                            </m:sup>
                          </m:sSubSup>
                        </m:e>
                      </m:mr>
                      <m:mr>
                        <m:e>
                          <m:sSubSup>
                            <m:sSubSupPr>
                              <m:ctrlPr>
                                <w:rPr>
                                  <w:rFonts w:ascii="Cambria Math" w:hAnsi="Cambria Math"/>
                                </w:rPr>
                              </m:ctrlPr>
                            </m:sSubSupPr>
                            <m:e>
                              <m:r>
                                <m:rPr>
                                  <m:sty m:val="p"/>
                                </m:rPr>
                                <w:rPr>
                                  <w:rFonts w:ascii="Cambria Math" w:hAnsi="Cambria Math"/>
                                </w:rPr>
                                <m:t>ϕ</m:t>
                              </m:r>
                            </m:e>
                            <m:sub>
                              <m:r>
                                <m:rPr>
                                  <m:sty m:val="p"/>
                                </m:rPr>
                                <w:rPr>
                                  <w:rFonts w:ascii="Cambria Math" w:hAnsi="Cambria Math"/>
                                </w:rPr>
                                <m:t>2</m:t>
                              </m:r>
                            </m:sub>
                            <m:sup>
                              <m:r>
                                <m:rPr>
                                  <m:sty m:val="p"/>
                                </m:rPr>
                                <w:rPr>
                                  <w:rFonts w:ascii="Cambria Math" w:hAnsi="Cambria Math"/>
                                </w:rPr>
                                <m:t>1</m:t>
                              </m:r>
                            </m:sup>
                          </m:sSubSup>
                        </m:e>
                        <m:e>
                          <m:sSubSup>
                            <m:sSubSupPr>
                              <m:ctrlPr>
                                <w:rPr>
                                  <w:rFonts w:ascii="Cambria Math" w:hAnsi="Cambria Math"/>
                                </w:rPr>
                              </m:ctrlPr>
                            </m:sSubSupPr>
                            <m:e>
                              <m:r>
                                <m:rPr>
                                  <m:sty m:val="p"/>
                                </m:rPr>
                                <w:rPr>
                                  <w:rFonts w:ascii="Cambria Math" w:hAnsi="Cambria Math"/>
                                </w:rPr>
                                <m:t>ϕ</m:t>
                              </m:r>
                            </m:e>
                            <m:sub>
                              <m:r>
                                <m:rPr>
                                  <m:sty m:val="p"/>
                                </m:rPr>
                                <w:rPr>
                                  <w:rFonts w:ascii="Cambria Math" w:hAnsi="Cambria Math"/>
                                </w:rPr>
                                <m:t>2</m:t>
                              </m:r>
                            </m:sub>
                            <m:sup>
                              <m:r>
                                <m:rPr>
                                  <m:sty m:val="p"/>
                                </m:rPr>
                                <w:rPr>
                                  <w:rFonts w:ascii="Cambria Math" w:hAnsi="Cambria Math"/>
                                </w:rPr>
                                <m:t>2</m:t>
                              </m:r>
                            </m:sup>
                          </m:sSubSup>
                        </m:e>
                        <m:e>
                          <m:r>
                            <m:rPr>
                              <m:sty m:val="p"/>
                            </m:rPr>
                            <w:rPr>
                              <w:rFonts w:ascii="Cambria Math" w:hAnsi="Cambria Math"/>
                            </w:rPr>
                            <m:t>…</m:t>
                          </m:r>
                          <m:ctrlPr>
                            <w:rPr>
                              <w:rFonts w:ascii="Cambria Math" w:eastAsia="Cambria Math" w:hAnsi="Cambria Math" w:cs="Cambria Math"/>
                            </w:rPr>
                          </m:ctrlPr>
                        </m:e>
                        <m:e>
                          <m:sSubSup>
                            <m:sSubSupPr>
                              <m:ctrlPr>
                                <w:rPr>
                                  <w:rFonts w:ascii="Cambria Math" w:hAnsi="Cambria Math"/>
                                </w:rPr>
                              </m:ctrlPr>
                            </m:sSubSupPr>
                            <m:e>
                              <m:r>
                                <m:rPr>
                                  <m:sty m:val="p"/>
                                </m:rPr>
                                <w:rPr>
                                  <w:rFonts w:ascii="Cambria Math" w:hAnsi="Cambria Math"/>
                                </w:rPr>
                                <m:t>ϕ</m:t>
                              </m:r>
                            </m:e>
                            <m:sub>
                              <m:r>
                                <m:rPr>
                                  <m:sty m:val="p"/>
                                </m:rPr>
                                <w:rPr>
                                  <w:rFonts w:ascii="Cambria Math" w:hAnsi="Cambria Math"/>
                                </w:rPr>
                                <m:t>2</m:t>
                              </m:r>
                            </m:sub>
                            <m:sup>
                              <m:r>
                                <m:rPr>
                                  <m:sty m:val="p"/>
                                </m:rPr>
                                <w:rPr>
                                  <w:rFonts w:ascii="Cambria Math" w:hAnsi="Cambria Math"/>
                                </w:rPr>
                                <m:t>p</m:t>
                              </m:r>
                            </m:sup>
                          </m:sSubSup>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ctrlPr>
                            <w:rPr>
                              <w:rFonts w:ascii="Cambria Math" w:eastAsia="Cambria Math" w:hAnsi="Cambria Math" w:cs="Cambria Math"/>
                            </w:rPr>
                          </m:ctrlPr>
                        </m:e>
                        <m:e>
                          <m:r>
                            <m:rPr>
                              <m:sty m:val="p"/>
                            </m:rPr>
                            <w:rPr>
                              <w:rFonts w:ascii="Cambria Math" w:eastAsia="Cambria Math" w:hAnsi="Cambria Math" w:cs="Cambria Math"/>
                            </w:rPr>
                            <m:t>.</m:t>
                          </m:r>
                          <m:ctrlPr>
                            <w:rPr>
                              <w:rFonts w:ascii="Cambria Math" w:eastAsia="Cambria Math" w:hAnsi="Cambria Math" w:cs="Cambria Math"/>
                            </w:rPr>
                          </m:ctrlPr>
                        </m:e>
                      </m:mr>
                      <m:mr>
                        <m:e>
                          <m:sSubSup>
                            <m:sSubSupPr>
                              <m:ctrlPr>
                                <w:rPr>
                                  <w:rFonts w:ascii="Cambria Math" w:hAnsi="Cambria Math"/>
                                </w:rPr>
                              </m:ctrlPr>
                            </m:sSubSupPr>
                            <m:e>
                              <m:r>
                                <m:rPr>
                                  <m:sty m:val="p"/>
                                </m:rPr>
                                <w:rPr>
                                  <w:rFonts w:ascii="Cambria Math" w:hAnsi="Cambria Math"/>
                                </w:rPr>
                                <m:t>ϕ</m:t>
                              </m:r>
                            </m:e>
                            <m:sub>
                              <m:r>
                                <m:rPr>
                                  <m:sty m:val="p"/>
                                </m:rPr>
                                <w:rPr>
                                  <w:rFonts w:ascii="Cambria Math" w:hAnsi="Cambria Math"/>
                                </w:rPr>
                                <m:t>m</m:t>
                              </m:r>
                            </m:sub>
                            <m:sup>
                              <m:r>
                                <m:rPr>
                                  <m:sty m:val="p"/>
                                </m:rPr>
                                <w:rPr>
                                  <w:rFonts w:ascii="Cambria Math" w:hAnsi="Cambria Math"/>
                                </w:rPr>
                                <m:t>1</m:t>
                              </m:r>
                            </m:sup>
                          </m:sSubSup>
                          <m:ctrlPr>
                            <w:rPr>
                              <w:rFonts w:ascii="Cambria Math" w:eastAsia="Cambria Math" w:hAnsi="Cambria Math" w:cs="Cambria Math"/>
                            </w:rPr>
                          </m:ctrlPr>
                        </m:e>
                        <m:e>
                          <m:sSubSup>
                            <m:sSubSupPr>
                              <m:ctrlPr>
                                <w:rPr>
                                  <w:rFonts w:ascii="Cambria Math" w:hAnsi="Cambria Math"/>
                                </w:rPr>
                              </m:ctrlPr>
                            </m:sSubSupPr>
                            <m:e>
                              <m:r>
                                <m:rPr>
                                  <m:sty m:val="p"/>
                                </m:rPr>
                                <w:rPr>
                                  <w:rFonts w:ascii="Cambria Math" w:hAnsi="Cambria Math"/>
                                </w:rPr>
                                <m:t>ϕ</m:t>
                              </m:r>
                            </m:e>
                            <m:sub>
                              <m:r>
                                <m:rPr>
                                  <m:sty m:val="p"/>
                                </m:rPr>
                                <w:rPr>
                                  <w:rFonts w:ascii="Cambria Math" w:hAnsi="Cambria Math"/>
                                </w:rPr>
                                <m:t>m</m:t>
                              </m:r>
                            </m:sub>
                            <m:sup>
                              <m:r>
                                <m:rPr>
                                  <m:sty m:val="p"/>
                                </m:rPr>
                                <w:rPr>
                                  <w:rFonts w:ascii="Cambria Math" w:hAnsi="Cambria Math"/>
                                </w:rPr>
                                <m:t>2</m:t>
                              </m:r>
                            </m:sup>
                          </m:sSubSup>
                          <m:ctrlPr>
                            <w:rPr>
                              <w:rFonts w:ascii="Cambria Math" w:eastAsia="Cambria Math" w:hAnsi="Cambria Math" w:cs="Cambria Math"/>
                            </w:rPr>
                          </m:ctrlPr>
                        </m:e>
                        <m:e>
                          <m:r>
                            <m:rPr>
                              <m:sty m:val="p"/>
                            </m:rPr>
                            <w:rPr>
                              <w:rFonts w:ascii="Cambria Math" w:eastAsia="Cambria Math" w:hAnsi="Cambria Math" w:cs="Cambria Math"/>
                            </w:rPr>
                            <m:t>…</m:t>
                          </m:r>
                          <m:ctrlPr>
                            <w:rPr>
                              <w:rFonts w:ascii="Cambria Math" w:eastAsia="Cambria Math" w:hAnsi="Cambria Math" w:cs="Cambria Math"/>
                            </w:rPr>
                          </m:ctrlPr>
                        </m:e>
                        <m:e>
                          <m:sSubSup>
                            <m:sSubSupPr>
                              <m:ctrlPr>
                                <w:rPr>
                                  <w:rFonts w:ascii="Cambria Math" w:hAnsi="Cambria Math"/>
                                </w:rPr>
                              </m:ctrlPr>
                            </m:sSubSupPr>
                            <m:e>
                              <m:r>
                                <m:rPr>
                                  <m:sty m:val="p"/>
                                </m:rPr>
                                <w:rPr>
                                  <w:rFonts w:ascii="Cambria Math" w:hAnsi="Cambria Math"/>
                                </w:rPr>
                                <m:t>ϕ</m:t>
                              </m:r>
                            </m:e>
                            <m:sub>
                              <m:r>
                                <m:rPr>
                                  <m:sty m:val="p"/>
                                </m:rPr>
                                <w:rPr>
                                  <w:rFonts w:ascii="Cambria Math" w:hAnsi="Cambria Math"/>
                                </w:rPr>
                                <m:t>m</m:t>
                              </m:r>
                            </m:sub>
                            <m:sup>
                              <m:r>
                                <m:rPr>
                                  <m:sty m:val="p"/>
                                </m:rPr>
                                <w:rPr>
                                  <w:rFonts w:ascii="Cambria Math" w:hAnsi="Cambria Math"/>
                                </w:rPr>
                                <m:t>p</m:t>
                              </m:r>
                            </m:sup>
                          </m:sSubSup>
                        </m:e>
                      </m:mr>
                    </m:m>
                  </m:e>
                </m:d>
              </m:oMath>
            </m:oMathPara>
          </w:p>
        </w:tc>
        <w:tc>
          <w:tcPr>
            <w:tcW w:w="857" w:type="dxa"/>
            <w:vAlign w:val="center"/>
          </w:tcPr>
          <w:p w:rsidR="00D62C01" w:rsidRPr="00A842A3" w:rsidRDefault="00D62C01" w:rsidP="008216C4">
            <w:pPr>
              <w:pStyle w:val="BodyText"/>
            </w:pPr>
            <w:r w:rsidRPr="00A842A3">
              <w:rPr>
                <w:rFonts w:hint="eastAsia"/>
              </w:rPr>
              <w:t>(</w:t>
            </w:r>
            <w:r>
              <w:rPr>
                <w:rFonts w:eastAsiaTheme="minorEastAsia" w:hint="eastAsia"/>
                <w:lang w:eastAsia="zh-HK"/>
              </w:rPr>
              <w:t>1b</w:t>
            </w:r>
            <w:r w:rsidRPr="00A842A3">
              <w:rPr>
                <w:rFonts w:hint="eastAsia"/>
              </w:rPr>
              <w:t>)</w:t>
            </w:r>
          </w:p>
        </w:tc>
      </w:tr>
    </w:tbl>
    <w:p w:rsidR="00D62C01" w:rsidRPr="00D543F2" w:rsidRDefault="00D62C01" w:rsidP="00D62C01">
      <w:pPr>
        <w:pStyle w:val="IEEEParagraph"/>
      </w:pPr>
      <w:proofErr w:type="gramStart"/>
      <w:r>
        <w:rPr>
          <w:rFonts w:ascii="TimesNewRomanPSMT" w:hAnsi="TimesNewRomanPSMT" w:cs="TimesNewRomanPSMT"/>
          <w:szCs w:val="20"/>
          <w:lang w:val="en-US"/>
        </w:rPr>
        <w:t>where</w:t>
      </w:r>
      <w:proofErr w:type="gramEnd"/>
      <w:r>
        <w:rPr>
          <w:rFonts w:ascii="TimesNewRomanPSMT" w:hAnsi="TimesNewRomanPSMT" w:cs="TimesNewRomanPSMT"/>
          <w:szCs w:val="20"/>
          <w:lang w:val="en-US"/>
        </w:rPr>
        <w:t xml:space="preserve"> mode shape </w:t>
      </w:r>
      <m:oMath>
        <w:bookmarkStart w:id="198" w:name="OLE_LINK3"/>
        <w:bookmarkStart w:id="199" w:name="OLE_LINK4"/>
        <m:sSup>
          <m:sSupPr>
            <m:ctrlPr>
              <w:rPr>
                <w:rFonts w:ascii="Cambria Math" w:hAnsi="Cambria Math"/>
                <w:b/>
              </w:rPr>
            </m:ctrlPr>
          </m:sSupPr>
          <m:e>
            <m:r>
              <m:rPr>
                <m:sty m:val="b"/>
              </m:rPr>
              <w:rPr>
                <w:rFonts w:ascii="Cambria Math" w:hAnsi="Cambria Math"/>
              </w:rPr>
              <m:t>Ψ</m:t>
            </m:r>
          </m:e>
          <m:sup>
            <m:r>
              <m:rPr>
                <m:sty m:val="p"/>
              </m:rPr>
              <w:rPr>
                <w:rFonts w:ascii="Cambria Math" w:hAnsi="Cambria Math"/>
              </w:rPr>
              <m:t>k</m:t>
            </m:r>
          </m:sup>
        </m:sSup>
      </m:oMath>
      <w:bookmarkEnd w:id="198"/>
      <w:bookmarkEnd w:id="199"/>
      <w:r w:rsidRPr="001E46FC">
        <w:rPr>
          <w:rFonts w:hint="eastAsia"/>
        </w:rPr>
        <w:t>(k=1,...p)</w:t>
      </w:r>
      <w:r w:rsidRPr="001E46FC">
        <w:t xml:space="preserve">  is </w:t>
      </w:r>
      <w:r>
        <w:rPr>
          <w:rFonts w:eastAsiaTheme="minorEastAsia" w:hint="eastAsia"/>
          <w:lang w:eastAsia="zh-HK"/>
        </w:rPr>
        <w:t>the</w:t>
      </w:r>
      <w:r>
        <w:rPr>
          <w:rFonts w:ascii="TimesNewRomanPSMT" w:hAnsi="TimesNewRomanPSMT" w:cs="TimesNewRomanPSMT" w:hint="eastAsia"/>
          <w:szCs w:val="20"/>
          <w:lang w:val="en-US"/>
        </w:rPr>
        <w:t xml:space="preserve"> </w:t>
      </w:r>
      <w:r>
        <w:rPr>
          <w:rFonts w:ascii="TimesNewRomanPSMT" w:eastAsiaTheme="minorEastAsia" w:hAnsi="TimesNewRomanPSMT" w:cs="TimesNewRomanPSMT" w:hint="eastAsia"/>
          <w:szCs w:val="20"/>
          <w:lang w:val="en-US" w:eastAsia="zh-HK"/>
        </w:rPr>
        <w:t xml:space="preserve">mode shape corresponding to </w:t>
      </w:r>
      <w:r w:rsidRPr="002D71A5">
        <w:rPr>
          <w:rFonts w:hint="eastAsia"/>
        </w:rPr>
        <w:t xml:space="preserve"> </w:t>
      </w:r>
      <m:oMath>
        <m:sSup>
          <m:sSupPr>
            <m:ctrlPr>
              <w:rPr>
                <w:rFonts w:ascii="Cambria Math" w:eastAsia="PMingLiU" w:hAnsi="Cambria Math"/>
              </w:rPr>
            </m:ctrlPr>
          </m:sSupPr>
          <m:e>
            <m:r>
              <m:rPr>
                <m:sty m:val="p"/>
              </m:rPr>
              <w:rPr>
                <w:rFonts w:ascii="Cambria Math" w:eastAsia="PMingLiU" w:hAnsi="Cambria Math"/>
              </w:rPr>
              <m:t>f</m:t>
            </m:r>
          </m:e>
          <m:sup>
            <m:r>
              <m:rPr>
                <m:sty m:val="p"/>
              </m:rPr>
              <w:rPr>
                <w:rFonts w:ascii="Cambria Math" w:eastAsia="PMingLiU" w:hAnsi="Cambria Math"/>
              </w:rPr>
              <m:t>k</m:t>
            </m:r>
          </m:sup>
        </m:sSup>
      </m:oMath>
      <w:r w:rsidRPr="00900816">
        <w:t xml:space="preserve">. </w:t>
      </w:r>
      <m:oMath>
        <m:sSubSup>
          <m:sSubSupPr>
            <m:ctrlPr>
              <w:rPr>
                <w:rFonts w:ascii="Cambria Math" w:hAnsi="Cambria Math"/>
              </w:rPr>
            </m:ctrlPr>
          </m:sSubSupPr>
          <m:e>
            <m:r>
              <m:rPr>
                <m:sty m:val="p"/>
              </m:rPr>
              <w:rPr>
                <w:rFonts w:ascii="Cambria Math" w:hAnsi="Cambria Math"/>
              </w:rPr>
              <m:t>ϕ</m:t>
            </m:r>
          </m:e>
          <m:sub>
            <m:r>
              <m:rPr>
                <m:sty m:val="p"/>
              </m:rPr>
              <w:rPr>
                <w:rFonts w:ascii="Cambria Math" w:hAnsi="Cambria Math"/>
              </w:rPr>
              <m:t>1</m:t>
            </m:r>
          </m:sub>
          <m:sup>
            <m:r>
              <m:rPr>
                <m:sty m:val="p"/>
              </m:rPr>
              <w:rPr>
                <w:rFonts w:ascii="Cambria Math" w:hAnsi="Cambria Math"/>
              </w:rPr>
              <m:t>k</m:t>
            </m:r>
          </m:sup>
        </m:sSubSup>
      </m:oMath>
      <w:r w:rsidRPr="00900816">
        <w:rPr>
          <w:rFonts w:hint="eastAsia"/>
        </w:rPr>
        <w:t xml:space="preserve"> </w:t>
      </w:r>
      <w:r w:rsidRPr="00900816">
        <w:t>(</w:t>
      </w:r>
      <w:proofErr w:type="spellStart"/>
      <w:r w:rsidRPr="00900816">
        <w:t>i</w:t>
      </w:r>
      <w:proofErr w:type="spellEnd"/>
      <w:r w:rsidRPr="00900816">
        <w:t xml:space="preserve"> = 1, 2, </w:t>
      </w:r>
      <w:r>
        <w:t>…</w:t>
      </w:r>
      <w:proofErr w:type="gramStart"/>
      <w:r w:rsidRPr="00900816">
        <w:t>,m</w:t>
      </w:r>
      <w:proofErr w:type="gramEnd"/>
      <w:r w:rsidRPr="00900816">
        <w:t>) is the</w:t>
      </w:r>
      <w:r>
        <w:rPr>
          <w:rFonts w:hint="eastAsia"/>
        </w:rPr>
        <w:t xml:space="preserve"> </w:t>
      </w:r>
      <w:r w:rsidRPr="00900816">
        <w:t xml:space="preserve">value </w:t>
      </w:r>
      <w:r>
        <w:rPr>
          <w:rFonts w:eastAsiaTheme="minorEastAsia" w:hint="eastAsia"/>
          <w:lang w:eastAsia="zh-HK"/>
        </w:rPr>
        <w:t xml:space="preserve">of </w:t>
      </w:r>
      <m:oMath>
        <m:sSup>
          <m:sSupPr>
            <m:ctrlPr>
              <w:rPr>
                <w:rFonts w:ascii="Cambria Math" w:hAnsi="Cambria Math"/>
                <w:b/>
              </w:rPr>
            </m:ctrlPr>
          </m:sSupPr>
          <m:e>
            <m:r>
              <m:rPr>
                <m:sty m:val="b"/>
              </m:rPr>
              <w:rPr>
                <w:rFonts w:ascii="Cambria Math" w:hAnsi="Cambria Math"/>
              </w:rPr>
              <m:t>Ψ</m:t>
            </m:r>
          </m:e>
          <m:sup>
            <m:r>
              <m:rPr>
                <m:sty m:val="p"/>
              </m:rPr>
              <w:rPr>
                <w:rFonts w:ascii="Cambria Math" w:hAnsi="Cambria Math"/>
              </w:rPr>
              <m:t>k</m:t>
            </m:r>
          </m:sup>
        </m:sSup>
      </m:oMath>
      <w:r>
        <w:rPr>
          <w:rFonts w:eastAsiaTheme="minorEastAsia" w:hint="eastAsia"/>
          <w:b/>
          <w:lang w:eastAsia="zh-HK"/>
        </w:rPr>
        <w:t xml:space="preserve"> </w:t>
      </w:r>
      <w:r w:rsidRPr="00900816">
        <w:t xml:space="preserve">at the </w:t>
      </w:r>
      <w:proofErr w:type="spellStart"/>
      <w:r w:rsidRPr="00900816">
        <w:t>i</w:t>
      </w:r>
      <w:r w:rsidRPr="00900816">
        <w:rPr>
          <w:vertAlign w:val="superscript"/>
        </w:rPr>
        <w:t>th</w:t>
      </w:r>
      <w:proofErr w:type="spellEnd"/>
      <w:r w:rsidRPr="00900816">
        <w:t xml:space="preserve"> sensor</w:t>
      </w:r>
      <w:r>
        <w:rPr>
          <w:rFonts w:hint="eastAsia"/>
        </w:rPr>
        <w:t>.</w:t>
      </w:r>
      <w:r w:rsidRPr="00D543F2">
        <w:t xml:space="preserve"> As an example, Fig. </w:t>
      </w:r>
      <w:r>
        <w:rPr>
          <w:rFonts w:eastAsiaTheme="minorEastAsia" w:hint="eastAsia"/>
          <w:lang w:eastAsia="zh-HK"/>
        </w:rPr>
        <w:t>4</w:t>
      </w:r>
      <w:r w:rsidRPr="00D543F2">
        <w:t xml:space="preserve"> illustrates the first three </w:t>
      </w:r>
      <w:r>
        <w:rPr>
          <w:rFonts w:eastAsiaTheme="minorEastAsia" w:hint="eastAsia"/>
          <w:lang w:eastAsia="zh-HK"/>
        </w:rPr>
        <w:t>natural frequencies</w:t>
      </w:r>
      <w:r w:rsidRPr="00D543F2">
        <w:t xml:space="preserve"> </w:t>
      </w:r>
      <w:r>
        <w:rPr>
          <w:rFonts w:eastAsiaTheme="minorEastAsia" w:hint="eastAsia"/>
          <w:lang w:eastAsia="zh-HK"/>
        </w:rPr>
        <w:t xml:space="preserve">and </w:t>
      </w:r>
      <w:r>
        <w:rPr>
          <w:rFonts w:eastAsiaTheme="minorEastAsia"/>
          <w:lang w:eastAsia="zh-HK"/>
        </w:rPr>
        <w:t>corresponding</w:t>
      </w:r>
      <w:r>
        <w:rPr>
          <w:rFonts w:eastAsiaTheme="minorEastAsia" w:hint="eastAsia"/>
          <w:lang w:eastAsia="zh-HK"/>
        </w:rPr>
        <w:t xml:space="preserve"> </w:t>
      </w:r>
      <w:r w:rsidRPr="00D543F2">
        <w:t>mode</w:t>
      </w:r>
      <w:r>
        <w:rPr>
          <w:rFonts w:hint="eastAsia"/>
        </w:rPr>
        <w:t xml:space="preserve"> </w:t>
      </w:r>
      <w:r w:rsidRPr="00D543F2">
        <w:t>shapes of a typical cantilevered beam, extracted from the</w:t>
      </w:r>
      <w:r>
        <w:rPr>
          <w:rFonts w:hint="eastAsia"/>
        </w:rPr>
        <w:t xml:space="preserve"> </w:t>
      </w:r>
      <w:r w:rsidRPr="00D543F2">
        <w:t>measurements of the deployed 12 sensor nodes</w:t>
      </w:r>
      <w:r>
        <w:rPr>
          <w:rFonts w:hint="eastAsia"/>
        </w:rPr>
        <w:t xml:space="preserve">. </w:t>
      </w:r>
    </w:p>
    <w:p w:rsidR="00D62C01" w:rsidRDefault="00D62C01" w:rsidP="00D62C01">
      <w:pPr>
        <w:pStyle w:val="IEEEFigureCaptionSingle-Line"/>
      </w:pPr>
      <w:r>
        <w:object w:dxaOrig="15853" w:dyaOrig="4386">
          <v:shape id="_x0000_i1028" type="#_x0000_t75" style="width:242.25pt;height:66.6pt" o:ole="">
            <v:imagedata r:id="rId13" o:title=""/>
          </v:shape>
          <o:OLEObject Type="Embed" ProgID="Visio.Drawing.11" ShapeID="_x0000_i1028" DrawAspect="Content" ObjectID="_1353489984" r:id="rId14"/>
        </w:object>
      </w:r>
    </w:p>
    <w:p w:rsidR="00D62C01" w:rsidRDefault="00D62C01" w:rsidP="00D62C01">
      <w:pPr>
        <w:pStyle w:val="IEEEFigureCaptionSingle-Line"/>
        <w:rPr>
          <w:rFonts w:eastAsiaTheme="minorEastAsia"/>
          <w:lang w:eastAsia="zh-HK"/>
        </w:rPr>
      </w:pPr>
      <w:r>
        <w:t xml:space="preserve">Figure </w:t>
      </w:r>
      <w:fldSimple w:instr=" SEQ Figure \* ARABIC ">
        <w:r w:rsidR="00CB2CC9">
          <w:rPr>
            <w:noProof/>
          </w:rPr>
          <w:t>4</w:t>
        </w:r>
      </w:fldSimple>
      <w:r>
        <w:rPr>
          <w:rFonts w:hint="eastAsia"/>
        </w:rPr>
        <w:t xml:space="preserve"> </w:t>
      </w:r>
      <w:proofErr w:type="gramStart"/>
      <w:r>
        <w:rPr>
          <w:rFonts w:hint="eastAsia"/>
        </w:rPr>
        <w:t>The</w:t>
      </w:r>
      <w:proofErr w:type="gramEnd"/>
      <w:r>
        <w:rPr>
          <w:rFonts w:hint="eastAsia"/>
        </w:rPr>
        <w:t xml:space="preserve"> mode shapes of a cantilever beam</w:t>
      </w:r>
    </w:p>
    <w:p w:rsidR="00D62C01" w:rsidRPr="00F85C70" w:rsidRDefault="00D62C01" w:rsidP="00D62C01">
      <w:pPr>
        <w:pStyle w:val="BodyText"/>
      </w:pPr>
      <w:r>
        <w:rPr>
          <w:rFonts w:eastAsiaTheme="minorEastAsia" w:hint="eastAsia"/>
          <w:lang w:eastAsia="zh-HK"/>
        </w:rPr>
        <w:t xml:space="preserve">The differences of natural frequencies and mode shapes can be </w:t>
      </w:r>
      <w:r>
        <w:rPr>
          <w:rFonts w:eastAsiaTheme="minorEastAsia"/>
          <w:lang w:eastAsia="zh-HK"/>
        </w:rPr>
        <w:t>observed by</w:t>
      </w:r>
      <w:r>
        <w:rPr>
          <w:rFonts w:eastAsiaTheme="minorEastAsia" w:hint="eastAsia"/>
          <w:lang w:eastAsia="zh-HK"/>
        </w:rPr>
        <w:t xml:space="preserve"> comparing Eq. (1a) with Eq. (1b). T</w:t>
      </w:r>
      <w:r>
        <w:rPr>
          <w:rFonts w:eastAsiaTheme="minorEastAsia"/>
          <w:lang w:eastAsia="zh-HK"/>
        </w:rPr>
        <w:t>heoretically</w:t>
      </w:r>
      <w:r>
        <w:rPr>
          <w:rFonts w:eastAsiaTheme="minorEastAsia" w:hint="eastAsia"/>
          <w:lang w:eastAsia="zh-HK"/>
        </w:rPr>
        <w:t xml:space="preserve"> speaking, the </w:t>
      </w:r>
      <w:r w:rsidRPr="00EB35E0">
        <w:rPr>
          <w:rFonts w:hint="eastAsia"/>
        </w:rPr>
        <w:t xml:space="preserve">natural frequencies </w:t>
      </w:r>
      <w:r>
        <w:rPr>
          <w:rFonts w:eastAsiaTheme="minorEastAsia" w:hint="eastAsia"/>
          <w:lang w:eastAsia="zh-HK"/>
        </w:rPr>
        <w:t xml:space="preserve">are global parameters of a structure </w:t>
      </w:r>
      <w:r w:rsidRPr="00EB35E0">
        <w:rPr>
          <w:rFonts w:hint="eastAsia"/>
        </w:rPr>
        <w:t xml:space="preserve">which means that, using sensor nodes deployed on different location of a structure, the </w:t>
      </w:r>
      <w:r w:rsidRPr="00EB35E0">
        <w:t>same set of natural</w:t>
      </w:r>
      <w:r w:rsidRPr="00EB35E0">
        <w:rPr>
          <w:rFonts w:hint="eastAsia"/>
        </w:rPr>
        <w:t xml:space="preserve"> frequencies can be obtained.</w:t>
      </w:r>
      <w:r>
        <w:rPr>
          <w:rFonts w:eastAsiaTheme="minorEastAsia" w:hint="eastAsia"/>
          <w:lang w:eastAsia="zh-HK"/>
        </w:rPr>
        <w:t xml:space="preserve"> This redundancy in natural frequency can be used to detect faulty sensor nodes since the natural frequencies extracted from the faulty sensor nodes will be different from those obtained from healthy nodes. However, also because the global property of </w:t>
      </w:r>
      <w:r>
        <w:rPr>
          <w:rFonts w:eastAsiaTheme="minorEastAsia"/>
          <w:lang w:eastAsia="zh-HK"/>
        </w:rPr>
        <w:t>natural</w:t>
      </w:r>
      <w:r>
        <w:rPr>
          <w:rFonts w:eastAsiaTheme="minorEastAsia" w:hint="eastAsia"/>
          <w:lang w:eastAsia="zh-HK"/>
        </w:rPr>
        <w:t xml:space="preserve"> frequency, we cannot use the extract natural frequencies from sensor nodes to detect the location of possible </w:t>
      </w:r>
      <w:r w:rsidRPr="00F85C70">
        <w:rPr>
          <w:rFonts w:hint="eastAsia"/>
        </w:rPr>
        <w:t xml:space="preserve">damage on the structure since natural frequencies do not contain any spatial information. </w:t>
      </w:r>
    </w:p>
    <w:p w:rsidR="00D62C01" w:rsidRDefault="00D62C01" w:rsidP="00D62C01">
      <w:pPr>
        <w:pStyle w:val="BodyText"/>
        <w:rPr>
          <w:rFonts w:eastAsiaTheme="minorEastAsia"/>
          <w:lang w:eastAsia="zh-HK"/>
        </w:rPr>
      </w:pPr>
      <w:r w:rsidRPr="00F85C70">
        <w:rPr>
          <w:rFonts w:hint="eastAsia"/>
        </w:rPr>
        <w:t xml:space="preserve">On the other hand, it can be seen </w:t>
      </w:r>
      <w:r>
        <w:rPr>
          <w:rFonts w:eastAsiaTheme="minorEastAsia" w:hint="eastAsia"/>
          <w:lang w:eastAsia="zh-HK"/>
        </w:rPr>
        <w:t xml:space="preserve">from Eq. (1b) </w:t>
      </w:r>
      <w:r w:rsidRPr="00F85C70">
        <w:rPr>
          <w:rFonts w:hint="eastAsia"/>
        </w:rPr>
        <w:t xml:space="preserve">that mode shape </w:t>
      </w:r>
      <m:oMath>
        <m:sSup>
          <m:sSupPr>
            <m:ctrlPr>
              <w:rPr>
                <w:rFonts w:ascii="Cambria Math" w:hAnsi="Cambria Math"/>
              </w:rPr>
            </m:ctrlPr>
          </m:sSupPr>
          <m:e>
            <m:r>
              <m:rPr>
                <m:sty m:val="b"/>
              </m:rPr>
              <w:rPr>
                <w:rFonts w:ascii="Cambria Math" w:hAnsi="Cambria Math"/>
              </w:rPr>
              <m:t>Ψ</m:t>
            </m:r>
          </m:e>
          <m:sup>
            <m:r>
              <m:rPr>
                <m:sty m:val="p"/>
              </m:rPr>
              <w:rPr>
                <w:rFonts w:ascii="Cambria Math" w:hAnsi="Cambria Math"/>
              </w:rPr>
              <m:t>k</m:t>
            </m:r>
          </m:sup>
        </m:sSup>
      </m:oMath>
      <w:r w:rsidRPr="00F85C70">
        <w:t xml:space="preserve"> has an element</w:t>
      </w:r>
      <w:r w:rsidRPr="00F85C70">
        <w:rPr>
          <w:rFonts w:hint="eastAsia"/>
        </w:rPr>
        <w:t xml:space="preserve"> </w:t>
      </w:r>
      <w:r w:rsidRPr="00F85C70">
        <w:t>corresponding to each sensor node</w:t>
      </w:r>
      <w:r>
        <w:rPr>
          <w:rFonts w:eastAsiaTheme="minorEastAsia" w:hint="eastAsia"/>
          <w:lang w:eastAsia="zh-HK"/>
        </w:rPr>
        <w:t xml:space="preserve"> and</w:t>
      </w:r>
      <w:r w:rsidRPr="00F85C70">
        <w:rPr>
          <w:rFonts w:hint="eastAsia"/>
        </w:rPr>
        <w:t xml:space="preserve"> </w:t>
      </w:r>
      <w:r>
        <w:rPr>
          <w:rFonts w:eastAsiaTheme="minorEastAsia" w:hint="eastAsia"/>
          <w:lang w:eastAsia="zh-HK"/>
        </w:rPr>
        <w:t>thus</w:t>
      </w:r>
      <w:r w:rsidRPr="00F85C70">
        <w:rPr>
          <w:rFonts w:hint="eastAsia"/>
        </w:rPr>
        <w:t xml:space="preserve"> contain spatial information.</w:t>
      </w:r>
      <w:r w:rsidRPr="00F85C70">
        <w:t xml:space="preserve"> </w:t>
      </w:r>
      <w:r>
        <w:rPr>
          <w:rFonts w:eastAsiaTheme="minorEastAsia" w:hint="eastAsia"/>
          <w:lang w:eastAsia="zh-HK"/>
        </w:rPr>
        <w:t>By comparing the mode shapes identified before and after damage and identify the sensor node where the maximum change occurs, we can obtain possible damage locations. Also can be seen is that the</w:t>
      </w:r>
      <w:r w:rsidRPr="00F85C70">
        <w:t xml:space="preserve"> more number of</w:t>
      </w:r>
      <w:r>
        <w:rPr>
          <w:rFonts w:eastAsiaTheme="minorEastAsia" w:hint="eastAsia"/>
          <w:lang w:eastAsia="zh-HK"/>
        </w:rPr>
        <w:t xml:space="preserve"> </w:t>
      </w:r>
      <w:r w:rsidRPr="00F85C70">
        <w:t xml:space="preserve">sensor nodes used, the more elements are contained </w:t>
      </w:r>
      <w:proofErr w:type="gramStart"/>
      <w:r w:rsidRPr="00F85C70">
        <w:t xml:space="preserve">in </w:t>
      </w:r>
      <m:oMath>
        <w:proofErr w:type="gramEnd"/>
        <m:sSup>
          <m:sSupPr>
            <m:ctrlPr>
              <w:rPr>
                <w:rFonts w:ascii="Cambria Math" w:hAnsi="Cambria Math"/>
              </w:rPr>
            </m:ctrlPr>
          </m:sSupPr>
          <m:e>
            <m:r>
              <m:rPr>
                <m:sty m:val="b"/>
              </m:rPr>
              <w:rPr>
                <w:rFonts w:ascii="Cambria Math" w:hAnsi="Cambria Math"/>
              </w:rPr>
              <m:t>Ψ</m:t>
            </m:r>
          </m:e>
          <m:sup>
            <m:r>
              <m:rPr>
                <m:sty m:val="p"/>
              </m:rPr>
              <w:rPr>
                <w:rFonts w:ascii="Cambria Math" w:hAnsi="Cambria Math"/>
              </w:rPr>
              <m:t>k</m:t>
            </m:r>
          </m:sup>
        </m:sSup>
      </m:oMath>
      <w:r>
        <w:rPr>
          <w:rFonts w:eastAsiaTheme="minorEastAsia" w:hint="eastAsia"/>
          <w:lang w:eastAsia="zh-HK"/>
        </w:rPr>
        <w:t xml:space="preserve">. </w:t>
      </w:r>
      <w:r w:rsidRPr="00F85C70">
        <w:t>Another</w:t>
      </w:r>
      <w:r>
        <w:rPr>
          <w:rFonts w:eastAsiaTheme="minorEastAsia" w:hint="eastAsia"/>
          <w:lang w:eastAsia="zh-HK"/>
        </w:rPr>
        <w:t xml:space="preserve"> </w:t>
      </w:r>
      <w:r w:rsidRPr="00F85C70">
        <w:t xml:space="preserve">important characteristic of mode shape is that elements in </w:t>
      </w:r>
      <m:oMath>
        <m:sSup>
          <m:sSupPr>
            <m:ctrlPr>
              <w:rPr>
                <w:rFonts w:ascii="Cambria Math" w:hAnsi="Cambria Math"/>
              </w:rPr>
            </m:ctrlPr>
          </m:sSupPr>
          <m:e>
            <m:r>
              <m:rPr>
                <m:sty m:val="b"/>
              </m:rPr>
              <w:rPr>
                <w:rFonts w:ascii="Cambria Math" w:hAnsi="Cambria Math"/>
              </w:rPr>
              <m:t>Ψ</m:t>
            </m:r>
          </m:e>
          <m:sup>
            <m:r>
              <m:rPr>
                <m:sty m:val="p"/>
              </m:rPr>
              <w:rPr>
                <w:rFonts w:ascii="Cambria Math" w:hAnsi="Cambria Math"/>
              </w:rPr>
              <m:t>k</m:t>
            </m:r>
          </m:sup>
        </m:sSup>
      </m:oMath>
      <w:r>
        <w:rPr>
          <w:rFonts w:eastAsiaTheme="minorEastAsia" w:hint="eastAsia"/>
          <w:lang w:eastAsia="zh-HK"/>
        </w:rPr>
        <w:t xml:space="preserve"> </w:t>
      </w:r>
      <w:r w:rsidRPr="00F85C70">
        <w:t>only represent the relative vibration amplitudes of structure</w:t>
      </w:r>
      <w:r>
        <w:rPr>
          <w:rFonts w:eastAsiaTheme="minorEastAsia" w:hint="eastAsia"/>
          <w:lang w:eastAsia="zh-HK"/>
        </w:rPr>
        <w:t xml:space="preserve"> </w:t>
      </w:r>
      <w:r w:rsidRPr="00F85C70">
        <w:t xml:space="preserve">at corresponding sensor nodes. That is, </w:t>
      </w:r>
      <m:oMath>
        <m:sSup>
          <m:sSupPr>
            <m:ctrlPr>
              <w:rPr>
                <w:rFonts w:ascii="Cambria Math" w:hAnsi="Cambria Math"/>
              </w:rPr>
            </m:ctrlPr>
          </m:sSupPr>
          <m:e>
            <m:r>
              <m:rPr>
                <m:sty m:val="b"/>
              </m:rPr>
              <w:rPr>
                <w:rFonts w:ascii="Cambria Math" w:hAnsi="Cambria Math"/>
              </w:rPr>
              <m:t>Ψ</m:t>
            </m:r>
          </m:e>
          <m:sup>
            <m:r>
              <m:rPr>
                <m:sty m:val="p"/>
              </m:rPr>
              <w:rPr>
                <w:rFonts w:ascii="Cambria Math" w:hAnsi="Cambria Math"/>
              </w:rPr>
              <m:t>k</m:t>
            </m:r>
          </m:sup>
        </m:sSup>
      </m:oMath>
      <w:r w:rsidRPr="00F85C70">
        <w:t xml:space="preserve"> = </w:t>
      </w:r>
      <w:r w:rsidRPr="00F85C70">
        <w:rPr>
          <w:rFonts w:hint="eastAsia"/>
        </w:rPr>
        <w:t>ζ</w:t>
      </w:r>
      <m:oMath>
        <m:sSup>
          <m:sSupPr>
            <m:ctrlPr>
              <w:rPr>
                <w:rFonts w:ascii="Cambria Math" w:hAnsi="Cambria Math"/>
              </w:rPr>
            </m:ctrlPr>
          </m:sSupPr>
          <m:e>
            <m:r>
              <m:rPr>
                <m:sty m:val="b"/>
              </m:rPr>
              <w:rPr>
                <w:rFonts w:ascii="Cambria Math" w:hAnsi="Cambria Math"/>
              </w:rPr>
              <m:t>Ψ</m:t>
            </m:r>
          </m:e>
          <m:sup>
            <m:r>
              <m:rPr>
                <m:sty m:val="p"/>
              </m:rPr>
              <w:rPr>
                <w:rFonts w:ascii="Cambria Math" w:hAnsi="Cambria Math"/>
              </w:rPr>
              <m:t>k</m:t>
            </m:r>
          </m:sup>
        </m:sSup>
      </m:oMath>
      <w:r w:rsidRPr="00F85C70">
        <w:t xml:space="preserve">, where </w:t>
      </w:r>
      <w:proofErr w:type="spellStart"/>
      <w:r w:rsidRPr="00F85C70">
        <w:rPr>
          <w:rFonts w:hint="eastAsia"/>
        </w:rPr>
        <w:t>ζ</w:t>
      </w:r>
      <w:r w:rsidRPr="00F85C70">
        <w:t>is</w:t>
      </w:r>
      <w:proofErr w:type="spellEnd"/>
      <w:r w:rsidRPr="00F85C70">
        <w:t xml:space="preserve"> any non-zero real number. This property will be re-visited</w:t>
      </w:r>
      <w:r>
        <w:rPr>
          <w:rFonts w:eastAsiaTheme="minorEastAsia" w:hint="eastAsia"/>
          <w:lang w:eastAsia="zh-HK"/>
        </w:rPr>
        <w:t xml:space="preserve"> </w:t>
      </w:r>
      <w:r w:rsidRPr="00F85C70">
        <w:t xml:space="preserve">when we formulate the clustering problem in </w:t>
      </w:r>
      <w:r>
        <w:rPr>
          <w:rFonts w:eastAsiaTheme="minorEastAsia" w:hint="eastAsia"/>
          <w:lang w:eastAsia="zh-HK"/>
        </w:rPr>
        <w:t>next section</w:t>
      </w:r>
      <w:r w:rsidRPr="00F85C70">
        <w:t>.</w:t>
      </w:r>
      <w:r w:rsidRPr="00FD1C10">
        <w:rPr>
          <w:rFonts w:hint="eastAsia"/>
        </w:rPr>
        <w:t xml:space="preserve"> </w:t>
      </w:r>
    </w:p>
    <w:p w:rsidR="00D62C01" w:rsidRPr="00FD1C10" w:rsidRDefault="00D62C01" w:rsidP="00D62C01">
      <w:pPr>
        <w:pStyle w:val="BodyText"/>
        <w:rPr>
          <w:rFonts w:eastAsiaTheme="minorEastAsia"/>
          <w:lang w:eastAsia="zh-HK"/>
        </w:rPr>
      </w:pPr>
      <w:r>
        <w:rPr>
          <w:rFonts w:eastAsiaTheme="minorEastAsia" w:hint="eastAsia"/>
          <w:lang w:eastAsia="zh-HK"/>
        </w:rPr>
        <w:lastRenderedPageBreak/>
        <w:t>In this paper,</w:t>
      </w:r>
      <w:r w:rsidRPr="00EB35E0">
        <w:rPr>
          <w:rFonts w:hint="eastAsia"/>
        </w:rPr>
        <w:t xml:space="preserve"> faulty sensor nodes are first detected</w:t>
      </w:r>
      <w:r>
        <w:rPr>
          <w:rFonts w:eastAsiaTheme="minorEastAsia" w:hint="eastAsia"/>
          <w:lang w:eastAsia="zh-HK"/>
        </w:rPr>
        <w:t xml:space="preserve"> by exchanging the extracted natural frequencies</w:t>
      </w:r>
      <w:r>
        <w:rPr>
          <w:rFonts w:hint="eastAsia"/>
        </w:rPr>
        <w:t xml:space="preserve">. </w:t>
      </w:r>
      <w:r w:rsidRPr="00EB35E0">
        <w:rPr>
          <w:rFonts w:hint="eastAsia"/>
        </w:rPr>
        <w:t xml:space="preserve">After faulty nodes have been </w:t>
      </w:r>
      <w:r w:rsidRPr="00845630">
        <w:rPr>
          <w:rFonts w:eastAsiaTheme="minorEastAsia" w:hint="eastAsia"/>
          <w:lang w:eastAsia="zh-CN"/>
        </w:rPr>
        <w:t xml:space="preserve">detected and isolated, </w:t>
      </w:r>
      <w:r>
        <w:rPr>
          <w:rFonts w:eastAsiaTheme="minorEastAsia" w:hint="eastAsia"/>
          <w:lang w:eastAsia="zh-HK"/>
        </w:rPr>
        <w:t>mode shapes of the structure are identified and from which</w:t>
      </w:r>
      <w:r w:rsidRPr="00845630">
        <w:rPr>
          <w:rFonts w:eastAsiaTheme="minorEastAsia" w:hint="eastAsia"/>
          <w:lang w:eastAsia="zh-CN"/>
        </w:rPr>
        <w:t xml:space="preserve"> possible st</w:t>
      </w:r>
      <w:r>
        <w:rPr>
          <w:rFonts w:eastAsiaTheme="minorEastAsia" w:hint="eastAsia"/>
          <w:lang w:eastAsia="zh-CN"/>
        </w:rPr>
        <w:t xml:space="preserve">ructural damages </w:t>
      </w:r>
      <w:r>
        <w:rPr>
          <w:rFonts w:eastAsiaTheme="minorEastAsia" w:hint="eastAsia"/>
          <w:lang w:eastAsia="zh-HK"/>
        </w:rPr>
        <w:t>are detected</w:t>
      </w:r>
      <w:r w:rsidRPr="00845630">
        <w:rPr>
          <w:rFonts w:eastAsiaTheme="minorEastAsia" w:hint="eastAsia"/>
          <w:lang w:eastAsia="zh-CN"/>
        </w:rPr>
        <w:t>.</w:t>
      </w:r>
    </w:p>
    <w:p w:rsidR="00D62C01" w:rsidRDefault="00D62C01" w:rsidP="00D62C01">
      <w:pPr>
        <w:pStyle w:val="Heading2"/>
        <w:rPr>
          <w:rFonts w:eastAsiaTheme="minorEastAsia"/>
          <w:lang w:eastAsia="zh-HK"/>
        </w:rPr>
      </w:pPr>
      <w:r>
        <w:rPr>
          <w:rFonts w:eastAsiaTheme="minorEastAsia" w:hint="eastAsia"/>
          <w:lang w:eastAsia="zh-HK"/>
        </w:rPr>
        <w:t>Clustering</w:t>
      </w:r>
    </w:p>
    <w:p w:rsidR="00D62C01" w:rsidRPr="002C3DA3" w:rsidRDefault="00D62C01" w:rsidP="00D62C01">
      <w:pPr>
        <w:pStyle w:val="BodyText"/>
      </w:pPr>
      <w:r>
        <w:rPr>
          <w:rFonts w:eastAsiaTheme="minorEastAsia"/>
          <w:lang w:eastAsia="zh-HK"/>
        </w:rPr>
        <w:t>The first stage of the paper is to divide the deplo</w:t>
      </w:r>
      <w:r w:rsidRPr="002C3DA3">
        <w:t>yed sensor nodes into a number of clusters.</w:t>
      </w:r>
      <w:r w:rsidRPr="002C3DA3">
        <w:rPr>
          <w:rFonts w:hint="eastAsia"/>
        </w:rPr>
        <w:t xml:space="preserve">  The implementation of clustering is due to the following reasons:</w:t>
      </w:r>
    </w:p>
    <w:p w:rsidR="00D62C01" w:rsidRPr="002C3DA3" w:rsidRDefault="00D62C01" w:rsidP="00D62C01">
      <w:pPr>
        <w:pStyle w:val="BodyText"/>
      </w:pPr>
      <w:r w:rsidRPr="002C3DA3">
        <w:rPr>
          <w:rFonts w:hint="eastAsia"/>
        </w:rPr>
        <w:t xml:space="preserve">First, although natural frequencies are </w:t>
      </w:r>
      <w:r w:rsidRPr="002C3DA3">
        <w:t>theoretically</w:t>
      </w:r>
      <w:r w:rsidRPr="002C3DA3">
        <w:rPr>
          <w:rFonts w:hint="eastAsia"/>
        </w:rPr>
        <w:t xml:space="preserve"> global parameters for a structure, </w:t>
      </w:r>
      <w:r w:rsidRPr="00EB35E0">
        <w:rPr>
          <w:rFonts w:hint="eastAsia"/>
        </w:rPr>
        <w:t xml:space="preserve">it is </w:t>
      </w:r>
      <w:r w:rsidRPr="002C3DA3">
        <w:rPr>
          <w:rFonts w:hint="eastAsia"/>
        </w:rPr>
        <w:t>practically</w:t>
      </w:r>
      <w:r w:rsidRPr="00EB35E0">
        <w:rPr>
          <w:rFonts w:hint="eastAsia"/>
        </w:rPr>
        <w:t xml:space="preserve"> </w:t>
      </w:r>
      <w:r w:rsidRPr="002C3DA3">
        <w:rPr>
          <w:rFonts w:hint="eastAsia"/>
        </w:rPr>
        <w:t>impossible</w:t>
      </w:r>
      <w:r w:rsidRPr="00EB35E0">
        <w:rPr>
          <w:rFonts w:hint="eastAsia"/>
        </w:rPr>
        <w:t xml:space="preserve"> for every sensor node to get the same set of natural frequencies due to the structur</w:t>
      </w:r>
      <w:r w:rsidRPr="002C3DA3">
        <w:rPr>
          <w:rFonts w:hint="eastAsia"/>
        </w:rPr>
        <w:t>al nonlinearity and</w:t>
      </w:r>
      <w:r w:rsidRPr="00EB35E0">
        <w:rPr>
          <w:rFonts w:hint="eastAsia"/>
        </w:rPr>
        <w:t xml:space="preserve"> the environmental noise.  </w:t>
      </w:r>
      <w:r w:rsidRPr="002C3DA3">
        <w:rPr>
          <w:rFonts w:hint="eastAsia"/>
        </w:rPr>
        <w:t>For example, in a</w:t>
      </w:r>
      <w:r w:rsidRPr="00EB35E0">
        <w:rPr>
          <w:rFonts w:hint="eastAsia"/>
        </w:rPr>
        <w:t xml:space="preserve"> suspension bridge</w:t>
      </w:r>
      <w:r w:rsidRPr="002C3DA3">
        <w:rPr>
          <w:rFonts w:hint="eastAsia"/>
        </w:rPr>
        <w:t xml:space="preserve">, the natural frequencies extracted from the sensor nodes deployed on </w:t>
      </w:r>
      <w:r>
        <w:rPr>
          <w:rFonts w:hint="eastAsia"/>
        </w:rPr>
        <w:t>cables, piers, or spans</w:t>
      </w:r>
      <w:r w:rsidRPr="002C3DA3">
        <w:rPr>
          <w:rFonts w:hint="eastAsia"/>
        </w:rPr>
        <w:t xml:space="preserve"> can be significantly different.</w:t>
      </w:r>
      <w:r w:rsidRPr="00EB35E0">
        <w:rPr>
          <w:rFonts w:hint="eastAsia"/>
        </w:rPr>
        <w:t xml:space="preserve"> </w:t>
      </w:r>
      <w:r w:rsidRPr="002C3DA3">
        <w:rPr>
          <w:rFonts w:hint="eastAsia"/>
        </w:rPr>
        <w:t>Therefore, t</w:t>
      </w:r>
      <w:r w:rsidRPr="00EB35E0">
        <w:rPr>
          <w:rFonts w:hint="eastAsia"/>
        </w:rPr>
        <w:t xml:space="preserve">o </w:t>
      </w:r>
      <w:r w:rsidRPr="002C3DA3">
        <w:rPr>
          <w:rFonts w:hint="eastAsia"/>
        </w:rPr>
        <w:t xml:space="preserve">still use the </w:t>
      </w:r>
      <w:r w:rsidRPr="00EB35E0">
        <w:rPr>
          <w:rFonts w:hint="eastAsia"/>
        </w:rPr>
        <w:t xml:space="preserve">redundancy </w:t>
      </w:r>
      <w:r w:rsidRPr="002C3DA3">
        <w:rPr>
          <w:rFonts w:hint="eastAsia"/>
        </w:rPr>
        <w:t>in</w:t>
      </w:r>
      <w:r w:rsidRPr="00EB35E0">
        <w:rPr>
          <w:rFonts w:hint="eastAsia"/>
        </w:rPr>
        <w:t xml:space="preserve"> natural frequencies</w:t>
      </w:r>
      <w:r w:rsidRPr="002C3DA3">
        <w:rPr>
          <w:rFonts w:hint="eastAsia"/>
        </w:rPr>
        <w:t xml:space="preserve"> to detect faulty sensor nodes, it is therefore necessary to </w:t>
      </w:r>
      <w:r w:rsidRPr="00EB35E0">
        <w:rPr>
          <w:rFonts w:hint="eastAsia"/>
        </w:rPr>
        <w:t xml:space="preserve">partition the sensor nodes into different clusters </w:t>
      </w:r>
      <w:r w:rsidRPr="002C3DA3">
        <w:rPr>
          <w:rFonts w:hint="eastAsia"/>
        </w:rPr>
        <w:t xml:space="preserve">where sensor nodes in each cluster belong to the same </w:t>
      </w:r>
      <w:r>
        <w:rPr>
          <w:rFonts w:hint="eastAsia"/>
        </w:rPr>
        <w:t>substructure</w:t>
      </w:r>
      <w:r w:rsidRPr="00EB35E0">
        <w:rPr>
          <w:rFonts w:hint="eastAsia"/>
        </w:rPr>
        <w:t xml:space="preserve"> (or </w:t>
      </w:r>
      <w:r>
        <w:t>component</w:t>
      </w:r>
      <w:r w:rsidRPr="00EB35E0">
        <w:rPr>
          <w:rFonts w:hint="eastAsia"/>
        </w:rPr>
        <w:t>)</w:t>
      </w:r>
      <w:r w:rsidRPr="002C3DA3">
        <w:rPr>
          <w:rFonts w:hint="eastAsia"/>
        </w:rPr>
        <w:t xml:space="preserve"> of the structure</w:t>
      </w:r>
      <w:r w:rsidRPr="00EB35E0">
        <w:rPr>
          <w:rFonts w:hint="eastAsia"/>
        </w:rPr>
        <w:t xml:space="preserve">. Sensor nodes deployed on the same substructure will record similar vibration pattern of the measurements </w:t>
      </w:r>
      <w:r w:rsidRPr="002C3DA3">
        <w:rPr>
          <w:rFonts w:hint="eastAsia"/>
        </w:rPr>
        <w:t xml:space="preserve">and therefore maintain the </w:t>
      </w:r>
      <w:r w:rsidRPr="002C3DA3">
        <w:t>redundancy</w:t>
      </w:r>
      <w:r w:rsidRPr="002C3DA3">
        <w:rPr>
          <w:rFonts w:hint="eastAsia"/>
        </w:rPr>
        <w:t xml:space="preserve"> in the </w:t>
      </w:r>
      <w:r w:rsidRPr="002C3DA3">
        <w:t>natural</w:t>
      </w:r>
      <w:r w:rsidRPr="002C3DA3">
        <w:rPr>
          <w:rFonts w:hint="eastAsia"/>
        </w:rPr>
        <w:t xml:space="preserve"> frequencies.</w:t>
      </w:r>
    </w:p>
    <w:p w:rsidR="00D62C01" w:rsidRPr="00196DFD" w:rsidRDefault="00D62C01" w:rsidP="00D62C01">
      <w:pPr>
        <w:pStyle w:val="BodyText"/>
        <w:rPr>
          <w:rFonts w:eastAsiaTheme="minorEastAsia"/>
          <w:lang w:eastAsia="zh-HK"/>
        </w:rPr>
      </w:pPr>
      <w:r w:rsidRPr="002C3DA3">
        <w:rPr>
          <w:rFonts w:hint="eastAsia"/>
        </w:rPr>
        <w:t xml:space="preserve">Second, </w:t>
      </w:r>
      <w:r>
        <w:rPr>
          <w:rFonts w:eastAsiaTheme="minorEastAsia" w:hint="eastAsia"/>
          <w:lang w:eastAsia="zh-HK"/>
        </w:rPr>
        <w:t xml:space="preserve">through clustering, we should </w:t>
      </w:r>
      <w:r>
        <w:rPr>
          <w:rFonts w:eastAsiaTheme="minorEastAsia"/>
          <w:lang w:eastAsia="zh-HK"/>
        </w:rPr>
        <w:t>guarantee</w:t>
      </w:r>
      <w:r>
        <w:rPr>
          <w:rFonts w:eastAsiaTheme="minorEastAsia" w:hint="eastAsia"/>
          <w:lang w:eastAsia="zh-HK"/>
        </w:rPr>
        <w:t xml:space="preserve"> that sensor nodes in each cluster are within the single hop communication range to the cluster head (CH). </w:t>
      </w:r>
      <w:r>
        <w:rPr>
          <w:rFonts w:eastAsiaTheme="minorEastAsia"/>
          <w:lang w:eastAsia="zh-HK"/>
        </w:rPr>
        <w:t>This</w:t>
      </w:r>
      <w:r>
        <w:rPr>
          <w:rFonts w:eastAsiaTheme="minorEastAsia" w:hint="eastAsia"/>
          <w:lang w:eastAsia="zh-HK"/>
        </w:rPr>
        <w:t xml:space="preserve"> single-hop constraint is caused by the synchronization error and wireless communication. T</w:t>
      </w:r>
      <w:r w:rsidRPr="002C3DA3">
        <w:rPr>
          <w:rFonts w:hint="eastAsia"/>
        </w:rPr>
        <w:t xml:space="preserve">he identification of natural frequencies and mode shapes requires that the measurement data of </w:t>
      </w:r>
      <w:r w:rsidRPr="002C3DA3">
        <w:t>involved</w:t>
      </w:r>
      <w:r w:rsidRPr="002C3DA3">
        <w:rPr>
          <w:rFonts w:hint="eastAsia"/>
        </w:rPr>
        <w:t xml:space="preserve"> sensor nodes should be synchronized.  The synchronization error should also be within 1ms to avoid any consequent effect on the </w:t>
      </w:r>
      <w:r w:rsidRPr="002C3DA3">
        <w:t>accuracy</w:t>
      </w:r>
      <w:r w:rsidRPr="002C3DA3">
        <w:rPr>
          <w:rFonts w:hint="eastAsia"/>
        </w:rPr>
        <w:t xml:space="preserve"> of identified parameters. </w:t>
      </w:r>
      <w:r>
        <w:rPr>
          <w:rFonts w:eastAsiaTheme="minorEastAsia" w:hint="eastAsia"/>
          <w:lang w:eastAsia="zh-HK"/>
        </w:rPr>
        <w:t xml:space="preserve"> Currently time </w:t>
      </w:r>
      <w:r>
        <w:rPr>
          <w:rFonts w:eastAsiaTheme="minorEastAsia"/>
          <w:lang w:eastAsia="zh-HK"/>
        </w:rPr>
        <w:t>synchronization</w:t>
      </w:r>
      <w:r>
        <w:rPr>
          <w:rFonts w:eastAsiaTheme="minorEastAsia" w:hint="eastAsia"/>
          <w:lang w:eastAsia="zh-HK"/>
        </w:rPr>
        <w:t xml:space="preserve"> protocols, such as FTSP, will </w:t>
      </w:r>
      <w:r>
        <w:rPr>
          <w:rFonts w:eastAsiaTheme="minorEastAsia"/>
          <w:lang w:eastAsia="zh-HK"/>
        </w:rPr>
        <w:t>accumulate</w:t>
      </w:r>
      <w:r>
        <w:rPr>
          <w:rFonts w:eastAsiaTheme="minorEastAsia" w:hint="eastAsia"/>
          <w:lang w:eastAsia="zh-HK"/>
        </w:rPr>
        <w:t xml:space="preserve"> with the number of hops.  Another reason for this single-hop constraint is that relaying raw data through multiple hops consumes energy as well as already limited wireless bandwidth.</w:t>
      </w:r>
    </w:p>
    <w:p w:rsidR="00D62C01" w:rsidRDefault="00D62C01" w:rsidP="00D62C01">
      <w:pPr>
        <w:pStyle w:val="BodyText"/>
        <w:rPr>
          <w:rFonts w:ascii="TimesNewRomanPSMT" w:eastAsia="TimesNewRomanPSMT" w:cs="TimesNewRomanPSMT"/>
          <w:lang w:eastAsia="zh-TW"/>
        </w:rPr>
      </w:pPr>
      <w:r w:rsidRPr="002C3DA3">
        <w:rPr>
          <w:rFonts w:hint="eastAsia"/>
        </w:rPr>
        <w:t>Besides the substructure and single-hop constraints, we also require that a</w:t>
      </w:r>
      <w:r w:rsidRPr="002C3DA3">
        <w:t>ll the clusters</w:t>
      </w:r>
      <w:r w:rsidRPr="002C3DA3">
        <w:rPr>
          <w:rFonts w:hint="eastAsia"/>
        </w:rPr>
        <w:t xml:space="preserve"> </w:t>
      </w:r>
      <w:r w:rsidRPr="002C3DA3">
        <w:t>are connected together through the overlapping nodes</w:t>
      </w:r>
      <w:r w:rsidRPr="002C3DA3">
        <w:rPr>
          <w:rFonts w:hint="eastAsia"/>
        </w:rPr>
        <w:t xml:space="preserve">. </w:t>
      </w:r>
      <w:r>
        <w:rPr>
          <w:rFonts w:eastAsiaTheme="minorEastAsia" w:hint="eastAsia"/>
          <w:lang w:eastAsia="zh-HK"/>
        </w:rPr>
        <w:t xml:space="preserve">This constraint is associated with the </w:t>
      </w:r>
      <w:r>
        <w:rPr>
          <w:rFonts w:eastAsiaTheme="minorEastAsia"/>
          <w:lang w:eastAsia="zh-HK"/>
        </w:rPr>
        <w:t>approach</w:t>
      </w:r>
      <w:r>
        <w:rPr>
          <w:rFonts w:eastAsiaTheme="minorEastAsia" w:hint="eastAsia"/>
          <w:lang w:eastAsia="zh-HK"/>
        </w:rPr>
        <w:t xml:space="preserve"> we used to identify mode shapes.  In this paper, the mode shapes for each cluster are first identified and then </w:t>
      </w:r>
      <w:r w:rsidRPr="002C3DA3">
        <w:t>stitched together to obtain mode shapes defined</w:t>
      </w:r>
      <w:r>
        <w:rPr>
          <w:rFonts w:eastAsiaTheme="minorEastAsia" w:hint="eastAsia"/>
          <w:lang w:eastAsia="zh-HK"/>
        </w:rPr>
        <w:t xml:space="preserve"> </w:t>
      </w:r>
      <w:r w:rsidRPr="002C3DA3">
        <w:t>on all of deployed sensor nodes.</w:t>
      </w:r>
      <w:r>
        <w:rPr>
          <w:rFonts w:eastAsiaTheme="minorEastAsia" w:hint="eastAsia"/>
          <w:lang w:eastAsia="zh-HK"/>
        </w:rPr>
        <w:t xml:space="preserve"> </w:t>
      </w:r>
      <w:r w:rsidRPr="002C3DA3">
        <w:t>However, since mode shape vectors identified in a cluster</w:t>
      </w:r>
      <w:r>
        <w:rPr>
          <w:rFonts w:eastAsiaTheme="minorEastAsia" w:hint="eastAsia"/>
          <w:lang w:eastAsia="zh-HK"/>
        </w:rPr>
        <w:t xml:space="preserve"> </w:t>
      </w:r>
      <w:r w:rsidRPr="002C3DA3">
        <w:t>only represent the relative vibration amplitudes at cluster</w:t>
      </w:r>
      <w:r>
        <w:rPr>
          <w:rFonts w:eastAsiaTheme="minorEastAsia" w:hint="eastAsia"/>
          <w:lang w:eastAsia="zh-HK"/>
        </w:rPr>
        <w:t xml:space="preserve"> </w:t>
      </w:r>
      <w:r w:rsidRPr="002C3DA3">
        <w:t>sensor nodes, mode shapes of different clusters may not be</w:t>
      </w:r>
      <w:r>
        <w:rPr>
          <w:rFonts w:eastAsiaTheme="minorEastAsia" w:hint="eastAsia"/>
          <w:lang w:eastAsia="zh-HK"/>
        </w:rPr>
        <w:t xml:space="preserve"> </w:t>
      </w:r>
      <w:r w:rsidRPr="002C3DA3">
        <w:t>able to be assembled together. This can be demonstrated in</w:t>
      </w:r>
      <w:r>
        <w:rPr>
          <w:rFonts w:eastAsiaTheme="minorEastAsia" w:hint="eastAsia"/>
          <w:lang w:eastAsia="zh-HK"/>
        </w:rPr>
        <w:t xml:space="preserve"> </w:t>
      </w:r>
      <w:r w:rsidRPr="002C3DA3">
        <w:t xml:space="preserve">Fig. </w:t>
      </w:r>
      <w:r>
        <w:rPr>
          <w:rFonts w:eastAsiaTheme="minorEastAsia" w:hint="eastAsia"/>
          <w:lang w:eastAsia="zh-HK"/>
        </w:rPr>
        <w:t>5</w:t>
      </w:r>
      <w:r w:rsidRPr="002C3DA3">
        <w:t xml:space="preserve">a, where the deployed 12 sensor nodes in Fig. </w:t>
      </w:r>
      <w:r>
        <w:rPr>
          <w:rFonts w:eastAsiaTheme="minorEastAsia" w:hint="eastAsia"/>
          <w:lang w:eastAsia="zh-HK"/>
        </w:rPr>
        <w:t>4</w:t>
      </w:r>
      <w:r w:rsidRPr="002C3DA3">
        <w:t xml:space="preserve"> are</w:t>
      </w:r>
      <w:r>
        <w:rPr>
          <w:rFonts w:eastAsiaTheme="minorEastAsia" w:hint="eastAsia"/>
          <w:lang w:eastAsia="zh-HK"/>
        </w:rPr>
        <w:t xml:space="preserve"> </w:t>
      </w:r>
      <w:r w:rsidRPr="002C3DA3">
        <w:t>partitioned into three clusters to identify the 3</w:t>
      </w:r>
      <w:r w:rsidRPr="00713F79">
        <w:rPr>
          <w:rFonts w:eastAsiaTheme="minorEastAsia" w:hint="eastAsia"/>
          <w:vertAlign w:val="superscript"/>
          <w:lang w:eastAsia="zh-HK"/>
        </w:rPr>
        <w:t>rd</w:t>
      </w:r>
      <w:r>
        <w:rPr>
          <w:rFonts w:eastAsiaTheme="minorEastAsia" w:hint="eastAsia"/>
          <w:lang w:eastAsia="zh-HK"/>
        </w:rPr>
        <w:t xml:space="preserve"> </w:t>
      </w:r>
      <w:r w:rsidRPr="002C3DA3">
        <w:t>mode shape.</w:t>
      </w:r>
      <w:r>
        <w:rPr>
          <w:rFonts w:eastAsiaTheme="minorEastAsia" w:hint="eastAsia"/>
          <w:lang w:eastAsia="zh-HK"/>
        </w:rPr>
        <w:t xml:space="preserve"> </w:t>
      </w:r>
      <w:r w:rsidRPr="002C3DA3">
        <w:t>Although the mode shape of each cluster is correctly identified,</w:t>
      </w:r>
      <w:r>
        <w:rPr>
          <w:rFonts w:eastAsiaTheme="minorEastAsia" w:hint="eastAsia"/>
          <w:lang w:eastAsia="zh-HK"/>
        </w:rPr>
        <w:t xml:space="preserve"> </w:t>
      </w:r>
      <w:r w:rsidRPr="002C3DA3">
        <w:t>we still cannot obtain the mode shapes for the whole structure.</w:t>
      </w:r>
      <w:r>
        <w:rPr>
          <w:rFonts w:eastAsiaTheme="minorEastAsia" w:hint="eastAsia"/>
          <w:lang w:eastAsia="zh-HK"/>
        </w:rPr>
        <w:t xml:space="preserve"> </w:t>
      </w:r>
      <w:r w:rsidRPr="002C3DA3">
        <w:t>The key to solve this problem is overlapping. We must ensure</w:t>
      </w:r>
      <w:r>
        <w:rPr>
          <w:rFonts w:eastAsiaTheme="minorEastAsia" w:hint="eastAsia"/>
          <w:lang w:eastAsia="zh-HK"/>
        </w:rPr>
        <w:t xml:space="preserve"> </w:t>
      </w:r>
      <w:r w:rsidRPr="002C3DA3">
        <w:t>that each cluster has at least one node which also belongs</w:t>
      </w:r>
      <w:r>
        <w:rPr>
          <w:rFonts w:eastAsiaTheme="minorEastAsia" w:hint="eastAsia"/>
          <w:lang w:eastAsia="zh-HK"/>
        </w:rPr>
        <w:t xml:space="preserve"> </w:t>
      </w:r>
      <w:r w:rsidRPr="002C3DA3">
        <w:t>to another cluster and all the clusters are connected through</w:t>
      </w:r>
      <w:r>
        <w:rPr>
          <w:rFonts w:eastAsiaTheme="minorEastAsia" w:hint="eastAsia"/>
          <w:lang w:eastAsia="zh-HK"/>
        </w:rPr>
        <w:t xml:space="preserve"> </w:t>
      </w:r>
      <w:r w:rsidRPr="002C3DA3">
        <w:t>the overlapping nodes</w:t>
      </w:r>
      <w:r>
        <w:rPr>
          <w:rFonts w:ascii="TimesNewRomanPSMT" w:eastAsia="TimesNewRomanPSMT" w:cs="TimesNewRomanPSMT"/>
          <w:lang w:eastAsia="zh-TW"/>
        </w:rPr>
        <w:t xml:space="preserve">. For example, in Fig. </w:t>
      </w:r>
      <w:r>
        <w:rPr>
          <w:rFonts w:ascii="TimesNewRomanPSMT" w:eastAsia="TimesNewRomanPSMT" w:cs="TimesNewRomanPSMT" w:hint="eastAsia"/>
          <w:lang w:eastAsia="zh-TW"/>
        </w:rPr>
        <w:t>5</w:t>
      </w:r>
      <w:r>
        <w:rPr>
          <w:rFonts w:ascii="TimesNewRomanPSMT" w:eastAsia="TimesNewRomanPSMT" w:cs="TimesNewRomanPSMT"/>
          <w:lang w:eastAsia="zh-TW"/>
        </w:rPr>
        <w:t>b, mode shapes</w:t>
      </w:r>
      <w:r>
        <w:rPr>
          <w:rFonts w:ascii="TimesNewRomanPSMT" w:eastAsia="TimesNewRomanPSMT" w:cs="TimesNewRomanPSMT" w:hint="eastAsia"/>
          <w:lang w:eastAsia="zh-TW"/>
        </w:rPr>
        <w:t xml:space="preserve"> </w:t>
      </w:r>
      <w:r>
        <w:rPr>
          <w:rFonts w:ascii="TimesNewRomanPSMT" w:eastAsia="TimesNewRomanPSMT" w:cs="TimesNewRomanPSMT"/>
          <w:lang w:eastAsia="zh-TW"/>
        </w:rPr>
        <w:t>identified in each of the three clusters can be assembled</w:t>
      </w:r>
      <w:r>
        <w:rPr>
          <w:rFonts w:ascii="TimesNewRomanPSMT" w:eastAsia="TimesNewRomanPSMT" w:cs="TimesNewRomanPSMT" w:hint="eastAsia"/>
          <w:lang w:eastAsia="zh-TW"/>
        </w:rPr>
        <w:t>.</w:t>
      </w:r>
    </w:p>
    <w:p w:rsidR="00D62C01" w:rsidRPr="00853846" w:rsidRDefault="00D62C01" w:rsidP="00D62C01">
      <w:pPr>
        <w:pStyle w:val="IEEEFigureCaptionSingle-Line"/>
      </w:pPr>
      <w:r>
        <w:object w:dxaOrig="16371" w:dyaOrig="2633">
          <v:shape id="_x0000_i1029" type="#_x0000_t75" style="width:242.25pt;height:39.05pt" o:ole="">
            <v:imagedata r:id="rId15" o:title=""/>
          </v:shape>
          <o:OLEObject Type="Embed" ProgID="Visio.Drawing.11" ShapeID="_x0000_i1029" DrawAspect="Content" ObjectID="_1353489985" r:id="rId16"/>
        </w:object>
      </w:r>
      <w:r>
        <w:t xml:space="preserve">Figure </w:t>
      </w:r>
      <w:fldSimple w:instr=" SEQ Figure \* ARABIC ">
        <w:r w:rsidR="00CB2CC9">
          <w:rPr>
            <w:noProof/>
          </w:rPr>
          <w:t>5</w:t>
        </w:r>
      </w:fldSimple>
      <w:r>
        <w:rPr>
          <w:rFonts w:hint="eastAsia"/>
        </w:rPr>
        <w:t xml:space="preserve"> </w:t>
      </w:r>
      <w:r w:rsidRPr="00853846">
        <w:t>Mode shape assembling when (a) clusters do not</w:t>
      </w:r>
      <w:r w:rsidRPr="00853846">
        <w:rPr>
          <w:rFonts w:hint="eastAsia"/>
        </w:rPr>
        <w:t xml:space="preserve"> </w:t>
      </w:r>
      <w:r w:rsidRPr="00853846">
        <w:t>overlap (b) clusters overlap</w:t>
      </w:r>
    </w:p>
    <w:p w:rsidR="00D62C01" w:rsidRPr="002C3DA3" w:rsidRDefault="00D62C01" w:rsidP="00D62C01">
      <w:pPr>
        <w:pStyle w:val="BodyText"/>
      </w:pPr>
      <w:r>
        <w:rPr>
          <w:rFonts w:eastAsiaTheme="minorEastAsia" w:hint="eastAsia"/>
          <w:lang w:eastAsia="zh-HK"/>
        </w:rPr>
        <w:t xml:space="preserve">Under </w:t>
      </w:r>
      <w:r>
        <w:rPr>
          <w:rFonts w:eastAsiaTheme="minorEastAsia"/>
          <w:lang w:eastAsia="zh-HK"/>
        </w:rPr>
        <w:t>these constraints</w:t>
      </w:r>
      <w:r>
        <w:rPr>
          <w:rFonts w:eastAsiaTheme="minorEastAsia" w:hint="eastAsia"/>
          <w:lang w:eastAsia="zh-HK"/>
        </w:rPr>
        <w:t>, w</w:t>
      </w:r>
      <w:r w:rsidRPr="002C3DA3">
        <w:rPr>
          <w:rFonts w:hint="eastAsia"/>
        </w:rPr>
        <w:t xml:space="preserve">e need to minimize the number of clusters since the amount of wireless data </w:t>
      </w:r>
      <w:r w:rsidRPr="002C3DA3">
        <w:t xml:space="preserve">transmitted </w:t>
      </w:r>
      <w:r w:rsidRPr="002C3DA3">
        <w:rPr>
          <w:rFonts w:hint="eastAsia"/>
        </w:rPr>
        <w:t xml:space="preserve">when estimating natural frequencies and mode shapes </w:t>
      </w:r>
      <w:r w:rsidRPr="002C3DA3">
        <w:t xml:space="preserve">is </w:t>
      </w:r>
      <w:r w:rsidRPr="002C3DA3">
        <w:rPr>
          <w:rFonts w:hint="eastAsia"/>
        </w:rPr>
        <w:t>decreased with the cluster size, and the number of faulty sensor nodes that can be detected is also increased with the cluster size.</w:t>
      </w:r>
    </w:p>
    <w:p w:rsidR="00D62C01" w:rsidRDefault="00D62C01" w:rsidP="00D62C01">
      <w:pPr>
        <w:pStyle w:val="BodyText"/>
        <w:rPr>
          <w:rFonts w:eastAsiaTheme="minorEastAsia"/>
          <w:lang w:eastAsia="zh-HK"/>
        </w:rPr>
      </w:pPr>
      <w:r>
        <w:rPr>
          <w:rFonts w:eastAsiaTheme="minorEastAsia" w:hint="eastAsia"/>
          <w:lang w:eastAsia="zh-HK"/>
        </w:rPr>
        <w:t>Therefore, t</w:t>
      </w:r>
      <w:r>
        <w:rPr>
          <w:rFonts w:eastAsiaTheme="minorEastAsia"/>
          <w:lang w:eastAsia="zh-HK"/>
        </w:rPr>
        <w:t>he</w:t>
      </w:r>
      <w:r>
        <w:rPr>
          <w:rFonts w:eastAsiaTheme="minorEastAsia" w:hint="eastAsia"/>
          <w:lang w:eastAsia="zh-HK"/>
        </w:rPr>
        <w:t xml:space="preserve"> objective is to divide the deployed sensor nodes into a minimum number clusters under the following constraints: </w:t>
      </w:r>
    </w:p>
    <w:p w:rsidR="00D62C01" w:rsidRDefault="00D62C01" w:rsidP="00D62C01">
      <w:pPr>
        <w:pStyle w:val="BodyText"/>
        <w:numPr>
          <w:ilvl w:val="0"/>
          <w:numId w:val="4"/>
        </w:numPr>
        <w:rPr>
          <w:rFonts w:eastAsiaTheme="minorEastAsia"/>
          <w:lang w:eastAsia="zh-HK"/>
        </w:rPr>
      </w:pPr>
      <w:r>
        <w:rPr>
          <w:rFonts w:eastAsiaTheme="minorEastAsia" w:hint="eastAsia"/>
          <w:lang w:eastAsia="zh-HK"/>
        </w:rPr>
        <w:t>Sensor nodes in each cluster belong to the same substructure</w:t>
      </w:r>
    </w:p>
    <w:p w:rsidR="00D62C01" w:rsidRDefault="00D62C01" w:rsidP="00D62C01">
      <w:pPr>
        <w:pStyle w:val="BodyText"/>
        <w:numPr>
          <w:ilvl w:val="0"/>
          <w:numId w:val="4"/>
        </w:numPr>
        <w:rPr>
          <w:rFonts w:eastAsiaTheme="minorEastAsia"/>
          <w:lang w:eastAsia="zh-HK"/>
        </w:rPr>
      </w:pPr>
      <w:bookmarkStart w:id="200" w:name="OLE_LINK5"/>
      <w:r>
        <w:rPr>
          <w:rFonts w:eastAsiaTheme="minorEastAsia" w:hint="eastAsia"/>
          <w:lang w:eastAsia="zh-HK"/>
        </w:rPr>
        <w:t>Sensor nodes in each cluster a within the single hop communication range to its cluster head (CH)</w:t>
      </w:r>
      <w:bookmarkEnd w:id="200"/>
    </w:p>
    <w:p w:rsidR="00D62C01" w:rsidRPr="00B06731" w:rsidRDefault="00D62C01" w:rsidP="00D62C01">
      <w:pPr>
        <w:pStyle w:val="BodyText"/>
        <w:numPr>
          <w:ilvl w:val="0"/>
          <w:numId w:val="4"/>
        </w:numPr>
        <w:rPr>
          <w:rFonts w:eastAsiaTheme="minorEastAsia"/>
          <w:lang w:eastAsia="zh-HK"/>
        </w:rPr>
      </w:pPr>
      <w:r>
        <w:rPr>
          <w:rFonts w:ascii="TimesNewRomanPSMT" w:eastAsia="TimesNewRomanPSMT" w:cs="TimesNewRomanPSMT" w:hint="eastAsia"/>
          <w:lang w:eastAsia="zh-TW"/>
        </w:rPr>
        <w:t>A</w:t>
      </w:r>
      <w:r w:rsidRPr="00B06731">
        <w:rPr>
          <w:rFonts w:ascii="TimesNewRomanPSMT" w:eastAsia="TimesNewRomanPSMT" w:cs="TimesNewRomanPSMT"/>
          <w:lang w:eastAsia="zh-TW"/>
        </w:rPr>
        <w:t>ll the clusters</w:t>
      </w:r>
      <w:r>
        <w:rPr>
          <w:rFonts w:eastAsiaTheme="minorEastAsia" w:hint="eastAsia"/>
          <w:lang w:eastAsia="zh-HK"/>
        </w:rPr>
        <w:t xml:space="preserve"> </w:t>
      </w:r>
      <w:r w:rsidRPr="00B06731">
        <w:rPr>
          <w:rFonts w:ascii="TimesNewRomanPSMT" w:eastAsia="TimesNewRomanPSMT" w:cs="TimesNewRomanPSMT"/>
          <w:lang w:eastAsia="zh-TW"/>
        </w:rPr>
        <w:t>are connected together through the overlapping nodes.</w:t>
      </w:r>
      <w:r w:rsidRPr="00B06731">
        <w:rPr>
          <w:rFonts w:eastAsiaTheme="minorEastAsia" w:hint="eastAsia"/>
          <w:lang w:eastAsia="zh-HK"/>
        </w:rPr>
        <w:t xml:space="preserve"> </w:t>
      </w:r>
    </w:p>
    <w:p w:rsidR="00D62C01" w:rsidRPr="00845630" w:rsidRDefault="00D62C01" w:rsidP="00D62C01">
      <w:pPr>
        <w:pStyle w:val="BodyText"/>
        <w:rPr>
          <w:rFonts w:eastAsiaTheme="minorEastAsia"/>
          <w:lang w:eastAsia="zh-CN"/>
        </w:rPr>
      </w:pPr>
      <w:r>
        <w:rPr>
          <w:rFonts w:eastAsiaTheme="minorEastAsia" w:hint="eastAsia"/>
          <w:lang w:eastAsia="zh-HK"/>
        </w:rPr>
        <w:t xml:space="preserve">To formulate the above clustering </w:t>
      </w:r>
      <w:r>
        <w:rPr>
          <w:rFonts w:eastAsiaTheme="minorEastAsia"/>
          <w:lang w:eastAsia="zh-CN"/>
        </w:rPr>
        <w:t xml:space="preserve">problem </w:t>
      </w:r>
      <w:r>
        <w:rPr>
          <w:rFonts w:eastAsiaTheme="minorEastAsia" w:hint="eastAsia"/>
          <w:lang w:eastAsia="zh-HK"/>
        </w:rPr>
        <w:t xml:space="preserve">more formally, we assume </w:t>
      </w:r>
      <w:proofErr w:type="gramStart"/>
      <w:r>
        <w:rPr>
          <w:rFonts w:eastAsiaTheme="minorEastAsia" w:hint="eastAsia"/>
          <w:lang w:eastAsia="zh-HK"/>
        </w:rPr>
        <w:t xml:space="preserve">that </w:t>
      </w:r>
      <w:r w:rsidRPr="00845630">
        <w:rPr>
          <w:rFonts w:eastAsiaTheme="minorEastAsia"/>
          <w:lang w:eastAsia="zh-CN"/>
        </w:rPr>
        <w:t xml:space="preserve"> formulated</w:t>
      </w:r>
      <w:proofErr w:type="gramEnd"/>
      <w:r w:rsidRPr="00845630">
        <w:rPr>
          <w:rFonts w:eastAsiaTheme="minorEastAsia"/>
          <w:lang w:eastAsia="zh-CN"/>
        </w:rPr>
        <w:t xml:space="preserve"> as follows: Given a sensor</w:t>
      </w:r>
      <w:r>
        <w:rPr>
          <w:rFonts w:eastAsiaTheme="minorEastAsia" w:hint="eastAsia"/>
          <w:lang w:eastAsia="zh-HK"/>
        </w:rPr>
        <w:t xml:space="preserve"> </w:t>
      </w:r>
      <w:r w:rsidRPr="00845630">
        <w:rPr>
          <w:rFonts w:eastAsiaTheme="minorEastAsia"/>
          <w:lang w:eastAsia="zh-CN"/>
        </w:rPr>
        <w:t>network G = (V,E), find a clustering scheme that can</w:t>
      </w:r>
      <w:r>
        <w:rPr>
          <w:rFonts w:eastAsiaTheme="minorEastAsia" w:hint="eastAsia"/>
          <w:lang w:eastAsia="zh-HK"/>
        </w:rPr>
        <w:t xml:space="preserve"> </w:t>
      </w:r>
      <w:r w:rsidRPr="00845630">
        <w:rPr>
          <w:rFonts w:eastAsiaTheme="minorEastAsia"/>
          <w:lang w:eastAsia="zh-CN"/>
        </w:rPr>
        <w:t xml:space="preserve">cluster these V sensor nodes into </w:t>
      </w:r>
      <w:r>
        <w:rPr>
          <w:rFonts w:eastAsiaTheme="minorEastAsia" w:hint="eastAsia"/>
          <w:lang w:eastAsia="zh-HK"/>
        </w:rPr>
        <w:t>q</w:t>
      </w:r>
      <w:r w:rsidRPr="00845630">
        <w:rPr>
          <w:rFonts w:eastAsiaTheme="minorEastAsia"/>
          <w:lang w:eastAsia="zh-CN"/>
        </w:rPr>
        <w:t xml:space="preserve"> clusters, denoted</w:t>
      </w:r>
      <w:r>
        <w:rPr>
          <w:rFonts w:eastAsiaTheme="minorEastAsia" w:hint="eastAsia"/>
          <w:lang w:eastAsia="zh-HK"/>
        </w:rPr>
        <w:t xml:space="preserve"> </w:t>
      </w:r>
      <w:r w:rsidRPr="00845630">
        <w:rPr>
          <w:rFonts w:eastAsiaTheme="minorEastAsia"/>
          <w:lang w:eastAsia="zh-CN"/>
        </w:rPr>
        <w:t>as C = {S</w:t>
      </w:r>
      <w:r w:rsidRPr="00B964C2">
        <w:rPr>
          <w:rFonts w:eastAsiaTheme="minorEastAsia"/>
          <w:vertAlign w:val="subscript"/>
          <w:lang w:eastAsia="zh-CN"/>
        </w:rPr>
        <w:t>1</w:t>
      </w:r>
      <w:r w:rsidRPr="00845630">
        <w:rPr>
          <w:rFonts w:eastAsiaTheme="minorEastAsia"/>
          <w:lang w:eastAsia="zh-CN"/>
        </w:rPr>
        <w:t>, S</w:t>
      </w:r>
      <w:r w:rsidRPr="00B964C2">
        <w:rPr>
          <w:rFonts w:eastAsiaTheme="minorEastAsia"/>
          <w:vertAlign w:val="subscript"/>
          <w:lang w:eastAsia="zh-CN"/>
        </w:rPr>
        <w:t>2</w:t>
      </w:r>
      <w:r w:rsidRPr="00845630">
        <w:rPr>
          <w:rFonts w:eastAsiaTheme="minorEastAsia"/>
          <w:lang w:eastAsia="zh-CN"/>
        </w:rPr>
        <w:t>, S</w:t>
      </w:r>
      <w:r w:rsidRPr="00B964C2">
        <w:rPr>
          <w:rFonts w:eastAsiaTheme="minorEastAsia"/>
          <w:vertAlign w:val="subscript"/>
          <w:lang w:eastAsia="zh-CN"/>
        </w:rPr>
        <w:t>3</w:t>
      </w:r>
      <w:r w:rsidRPr="00845630">
        <w:rPr>
          <w:rFonts w:eastAsiaTheme="minorEastAsia"/>
          <w:lang w:eastAsia="zh-CN"/>
        </w:rPr>
        <w:t xml:space="preserve">, </w:t>
      </w:r>
      <w:r w:rsidRPr="00845630">
        <w:rPr>
          <w:rFonts w:eastAsiaTheme="minorEastAsia" w:hint="eastAsia"/>
          <w:lang w:eastAsia="zh-CN"/>
        </w:rPr>
        <w:t>·</w:t>
      </w:r>
      <w:r w:rsidRPr="00845630">
        <w:rPr>
          <w:rFonts w:eastAsiaTheme="minorEastAsia"/>
          <w:lang w:eastAsia="zh-CN"/>
        </w:rPr>
        <w:t xml:space="preserve"> </w:t>
      </w:r>
      <w:r w:rsidRPr="00845630">
        <w:rPr>
          <w:rFonts w:eastAsiaTheme="minorEastAsia" w:hint="eastAsia"/>
          <w:lang w:eastAsia="zh-CN"/>
        </w:rPr>
        <w:t>·</w:t>
      </w:r>
      <w:r w:rsidRPr="00845630">
        <w:rPr>
          <w:rFonts w:eastAsiaTheme="minorEastAsia"/>
          <w:lang w:eastAsia="zh-CN"/>
        </w:rPr>
        <w:t xml:space="preserve"> </w:t>
      </w:r>
      <w:r w:rsidRPr="00845630">
        <w:rPr>
          <w:rFonts w:eastAsiaTheme="minorEastAsia" w:hint="eastAsia"/>
          <w:lang w:eastAsia="zh-CN"/>
        </w:rPr>
        <w:t>·</w:t>
      </w:r>
      <w:r>
        <w:rPr>
          <w:rFonts w:eastAsiaTheme="minorEastAsia" w:hint="eastAsia"/>
          <w:lang w:eastAsia="zh-HK"/>
        </w:rPr>
        <w:t>, S</w:t>
      </w:r>
      <w:r>
        <w:rPr>
          <w:rFonts w:eastAsiaTheme="minorEastAsia" w:hint="eastAsia"/>
          <w:vertAlign w:val="subscript"/>
          <w:lang w:eastAsia="zh-HK"/>
        </w:rPr>
        <w:t>q</w:t>
      </w:r>
      <w:r w:rsidRPr="00845630">
        <w:rPr>
          <w:rFonts w:eastAsiaTheme="minorEastAsia"/>
          <w:lang w:eastAsia="zh-CN"/>
        </w:rPr>
        <w:t>}, subject to the following constraints:</w:t>
      </w:r>
    </w:p>
    <w:p w:rsidR="00D62C01" w:rsidRPr="00845630" w:rsidRDefault="00D62C01" w:rsidP="00D62C01">
      <w:pPr>
        <w:pStyle w:val="BodyText"/>
        <w:rPr>
          <w:rFonts w:eastAsiaTheme="minorEastAsia"/>
          <w:lang w:eastAsia="zh-CN"/>
        </w:rPr>
      </w:pPr>
      <w:r w:rsidRPr="00845630">
        <w:rPr>
          <w:rFonts w:eastAsiaTheme="minorEastAsia"/>
          <w:lang w:eastAsia="zh-CN"/>
        </w:rPr>
        <w:t xml:space="preserve">1)  </w:t>
      </w:r>
      <w:r>
        <w:rPr>
          <w:rFonts w:ascii="PMingLiU" w:eastAsia="PMingLiU" w:hAnsi="PMingLiU" w:hint="eastAsia"/>
          <w:lang w:eastAsia="zh-CN"/>
        </w:rPr>
        <w:t>∪</w:t>
      </w:r>
      <w:r w:rsidRPr="00845630">
        <w:rPr>
          <w:rFonts w:eastAsiaTheme="minorEastAsia"/>
          <w:lang w:eastAsia="zh-CN"/>
        </w:rPr>
        <w:t>S</w:t>
      </w:r>
      <w:r w:rsidRPr="00B964C2">
        <w:rPr>
          <w:rFonts w:eastAsiaTheme="minorEastAsia"/>
          <w:vertAlign w:val="subscript"/>
          <w:lang w:eastAsia="zh-CN"/>
        </w:rPr>
        <w:t>i</w:t>
      </w:r>
      <w:r w:rsidRPr="00845630">
        <w:rPr>
          <w:rFonts w:eastAsiaTheme="minorEastAsia" w:hint="eastAsia"/>
          <w:lang w:eastAsia="zh-CN"/>
        </w:rPr>
        <w:t>∈</w:t>
      </w:r>
      <w:r w:rsidRPr="00845630">
        <w:rPr>
          <w:rFonts w:eastAsiaTheme="minorEastAsia"/>
          <w:lang w:eastAsia="zh-CN"/>
        </w:rPr>
        <w:t>C</w:t>
      </w:r>
      <w:r>
        <w:rPr>
          <w:rFonts w:eastAsiaTheme="minorEastAsia" w:hint="eastAsia"/>
          <w:lang w:eastAsia="zh-HK"/>
        </w:rPr>
        <w:t xml:space="preserve"> </w:t>
      </w:r>
      <w:r w:rsidRPr="00845630">
        <w:rPr>
          <w:rFonts w:eastAsiaTheme="minorEastAsia"/>
          <w:lang w:eastAsia="zh-CN"/>
        </w:rPr>
        <w:t>= V</w:t>
      </w:r>
    </w:p>
    <w:p w:rsidR="00D62C01" w:rsidRPr="00845630" w:rsidRDefault="00D62C01" w:rsidP="00D62C01">
      <w:pPr>
        <w:pStyle w:val="BodyText"/>
        <w:rPr>
          <w:rFonts w:eastAsiaTheme="minorEastAsia"/>
          <w:lang w:eastAsia="zh-CN"/>
        </w:rPr>
      </w:pPr>
      <w:r w:rsidRPr="00845630">
        <w:rPr>
          <w:rFonts w:eastAsiaTheme="minorEastAsia"/>
          <w:lang w:eastAsia="zh-CN"/>
        </w:rPr>
        <w:t>2) Let the sub-graph for S</w:t>
      </w:r>
      <w:r w:rsidRPr="001E1724">
        <w:rPr>
          <w:rFonts w:eastAsiaTheme="minorEastAsia"/>
          <w:vertAlign w:val="subscript"/>
          <w:lang w:eastAsia="zh-CN"/>
        </w:rPr>
        <w:t>i</w:t>
      </w:r>
      <w:r w:rsidRPr="00845630">
        <w:rPr>
          <w:rFonts w:eastAsiaTheme="minorEastAsia"/>
          <w:lang w:eastAsia="zh-CN"/>
        </w:rPr>
        <w:t xml:space="preserve"> is </w:t>
      </w:r>
      <w:proofErr w:type="gramStart"/>
      <w:r w:rsidRPr="00845630">
        <w:rPr>
          <w:rFonts w:eastAsiaTheme="minorEastAsia"/>
          <w:lang w:eastAsia="zh-CN"/>
        </w:rPr>
        <w:t>G(</w:t>
      </w:r>
      <w:proofErr w:type="spellStart"/>
      <w:proofErr w:type="gramEnd"/>
      <w:r w:rsidRPr="00845630">
        <w:rPr>
          <w:rFonts w:eastAsiaTheme="minorEastAsia"/>
          <w:lang w:eastAsia="zh-CN"/>
        </w:rPr>
        <w:t>S</w:t>
      </w:r>
      <w:r w:rsidRPr="003123CA">
        <w:rPr>
          <w:rFonts w:eastAsiaTheme="minorEastAsia"/>
          <w:vertAlign w:val="subscript"/>
          <w:lang w:eastAsia="zh-CN"/>
        </w:rPr>
        <w:t>i</w:t>
      </w:r>
      <w:r w:rsidRPr="00845630">
        <w:rPr>
          <w:rFonts w:eastAsiaTheme="minorEastAsia"/>
          <w:lang w:eastAsia="zh-CN"/>
        </w:rPr>
        <w:t>,E</w:t>
      </w:r>
      <w:r w:rsidRPr="003123CA">
        <w:rPr>
          <w:rFonts w:eastAsiaTheme="minorEastAsia"/>
          <w:vertAlign w:val="subscript"/>
          <w:lang w:eastAsia="zh-CN"/>
        </w:rPr>
        <w:t>i</w:t>
      </w:r>
      <w:proofErr w:type="spellEnd"/>
      <w:r w:rsidRPr="00845630">
        <w:rPr>
          <w:rFonts w:eastAsiaTheme="minorEastAsia"/>
          <w:lang w:eastAsia="zh-CN"/>
        </w:rPr>
        <w:t xml:space="preserve">), where </w:t>
      </w:r>
      <w:proofErr w:type="spellStart"/>
      <w:r w:rsidRPr="00845630">
        <w:rPr>
          <w:rFonts w:eastAsiaTheme="minorEastAsia"/>
          <w:lang w:eastAsia="zh-CN"/>
        </w:rPr>
        <w:t>E</w:t>
      </w:r>
      <w:r w:rsidRPr="001E1724">
        <w:rPr>
          <w:rFonts w:eastAsiaTheme="minorEastAsia"/>
          <w:vertAlign w:val="subscript"/>
          <w:lang w:eastAsia="zh-CN"/>
        </w:rPr>
        <w:t>i</w:t>
      </w:r>
      <w:proofErr w:type="spellEnd"/>
      <w:r w:rsidRPr="00845630">
        <w:rPr>
          <w:rFonts w:eastAsiaTheme="minorEastAsia"/>
          <w:lang w:eastAsia="zh-CN"/>
        </w:rPr>
        <w:t xml:space="preserve"> </w:t>
      </w:r>
      <m:oMath>
        <m:r>
          <m:rPr>
            <m:sty m:val="p"/>
          </m:rPr>
          <w:rPr>
            <w:rFonts w:ascii="Cambria Math" w:eastAsiaTheme="minorEastAsia" w:hAnsi="Cambria Math"/>
            <w:lang w:eastAsia="zh-CN"/>
          </w:rPr>
          <m:t>∈</m:t>
        </m:r>
      </m:oMath>
      <w:r w:rsidRPr="00845630">
        <w:rPr>
          <w:rFonts w:eastAsiaTheme="minorEastAsia"/>
          <w:lang w:eastAsia="zh-CN"/>
        </w:rPr>
        <w:t xml:space="preserve"> E.</w:t>
      </w:r>
      <w:r>
        <w:rPr>
          <w:rFonts w:eastAsiaTheme="minorEastAsia" w:hint="eastAsia"/>
          <w:lang w:eastAsia="zh-HK"/>
        </w:rPr>
        <w:t xml:space="preserve"> </w:t>
      </w:r>
      <w:r w:rsidRPr="00845630">
        <w:rPr>
          <w:rFonts w:eastAsiaTheme="minorEastAsia"/>
          <w:lang w:eastAsia="zh-CN"/>
        </w:rPr>
        <w:t xml:space="preserve">Then </w:t>
      </w:r>
      <m:oMath>
        <m:r>
          <m:rPr>
            <m:sty m:val="p"/>
          </m:rPr>
          <w:rPr>
            <w:rFonts w:ascii="Cambria Math" w:eastAsiaTheme="minorEastAsia" w:hAnsi="Cambria Math"/>
            <w:lang w:eastAsia="zh-CN"/>
          </w:rPr>
          <m:t>∀</m:t>
        </m:r>
      </m:oMath>
      <w:r w:rsidRPr="00845630">
        <w:rPr>
          <w:rFonts w:eastAsiaTheme="minorEastAsia"/>
          <w:lang w:eastAsia="zh-CN"/>
        </w:rPr>
        <w:t>S</w:t>
      </w:r>
      <w:proofErr w:type="spellStart"/>
      <w:r w:rsidRPr="00FA322E">
        <w:rPr>
          <w:rFonts w:eastAsiaTheme="minorEastAsia"/>
          <w:vertAlign w:val="subscript"/>
          <w:lang w:eastAsia="zh-CN"/>
        </w:rPr>
        <w:t>i</w:t>
      </w:r>
      <w:proofErr w:type="spellEnd"/>
      <w:r w:rsidRPr="00845630">
        <w:rPr>
          <w:rFonts w:eastAsiaTheme="minorEastAsia"/>
          <w:lang w:eastAsia="zh-CN"/>
        </w:rPr>
        <w:t xml:space="preserve"> </w:t>
      </w:r>
      <w:r w:rsidRPr="00845630">
        <w:rPr>
          <w:rFonts w:eastAsiaTheme="minorEastAsia" w:hint="eastAsia"/>
          <w:lang w:eastAsia="zh-CN"/>
        </w:rPr>
        <w:t>∈</w:t>
      </w:r>
      <w:r w:rsidRPr="00845630">
        <w:rPr>
          <w:rFonts w:eastAsiaTheme="minorEastAsia"/>
          <w:lang w:eastAsia="zh-CN"/>
        </w:rPr>
        <w:t xml:space="preserve"> C, </w:t>
      </w:r>
      <m:oMath>
        <m:r>
          <m:rPr>
            <m:sty m:val="p"/>
          </m:rPr>
          <w:rPr>
            <w:rFonts w:ascii="Cambria Math" w:eastAsiaTheme="minorEastAsia" w:hAnsi="Cambria Math"/>
            <w:lang w:eastAsia="zh-CN"/>
          </w:rPr>
          <m:t>∃</m:t>
        </m:r>
      </m:oMath>
      <w:r w:rsidRPr="00845630">
        <w:rPr>
          <w:rFonts w:eastAsiaTheme="minorEastAsia"/>
          <w:lang w:eastAsia="zh-CN"/>
        </w:rPr>
        <w:t>s</w:t>
      </w:r>
      <w:proofErr w:type="spellStart"/>
      <w:r w:rsidRPr="00FA322E">
        <w:rPr>
          <w:rFonts w:eastAsiaTheme="minorEastAsia"/>
          <w:vertAlign w:val="subscript"/>
          <w:lang w:eastAsia="zh-CN"/>
        </w:rPr>
        <w:t>i</w:t>
      </w:r>
      <w:proofErr w:type="spellEnd"/>
      <w:r w:rsidRPr="00845630">
        <w:rPr>
          <w:rFonts w:eastAsiaTheme="minorEastAsia"/>
          <w:lang w:eastAsia="zh-CN"/>
        </w:rPr>
        <w:t xml:space="preserve"> </w:t>
      </w:r>
      <w:r w:rsidRPr="00845630">
        <w:rPr>
          <w:rFonts w:eastAsiaTheme="minorEastAsia" w:hint="eastAsia"/>
          <w:lang w:eastAsia="zh-CN"/>
        </w:rPr>
        <w:t>∈</w:t>
      </w:r>
      <w:r w:rsidRPr="00845630">
        <w:rPr>
          <w:rFonts w:eastAsiaTheme="minorEastAsia"/>
          <w:lang w:eastAsia="zh-CN"/>
        </w:rPr>
        <w:t xml:space="preserve"> S</w:t>
      </w:r>
      <w:r w:rsidRPr="006134BD">
        <w:rPr>
          <w:rFonts w:eastAsiaTheme="minorEastAsia"/>
          <w:vertAlign w:val="subscript"/>
          <w:lang w:eastAsia="zh-CN"/>
        </w:rPr>
        <w:t>i</w:t>
      </w:r>
      <w:r w:rsidRPr="00845630">
        <w:rPr>
          <w:rFonts w:eastAsiaTheme="minorEastAsia"/>
          <w:lang w:eastAsia="zh-CN"/>
        </w:rPr>
        <w:t>, such that there is an edge</w:t>
      </w:r>
      <w:r>
        <w:rPr>
          <w:rFonts w:eastAsiaTheme="minorEastAsia" w:hint="eastAsia"/>
          <w:lang w:eastAsia="zh-HK"/>
        </w:rPr>
        <w:t xml:space="preserve"> </w:t>
      </w:r>
      <w:proofErr w:type="spellStart"/>
      <w:r w:rsidRPr="00845630">
        <w:rPr>
          <w:rFonts w:eastAsiaTheme="minorEastAsia"/>
          <w:lang w:eastAsia="zh-CN"/>
        </w:rPr>
        <w:t>a</w:t>
      </w:r>
      <w:r w:rsidRPr="00FA322E">
        <w:rPr>
          <w:rFonts w:eastAsiaTheme="minorEastAsia"/>
          <w:vertAlign w:val="subscript"/>
          <w:lang w:eastAsia="zh-CN"/>
        </w:rPr>
        <w:t>ij</w:t>
      </w:r>
      <w:proofErr w:type="spellEnd"/>
      <w:r w:rsidRPr="00845630">
        <w:rPr>
          <w:rFonts w:eastAsiaTheme="minorEastAsia"/>
          <w:lang w:eastAsia="zh-CN"/>
        </w:rPr>
        <w:t xml:space="preserve"> </w:t>
      </w:r>
      <m:oMath>
        <m:r>
          <m:rPr>
            <m:sty m:val="p"/>
          </m:rPr>
          <w:rPr>
            <w:rFonts w:ascii="SimSun" w:hAnsi="SimSun" w:cs="SimSun" w:hint="eastAsia"/>
            <w:lang w:eastAsia="zh-CN"/>
          </w:rPr>
          <m:t>∈</m:t>
        </m:r>
      </m:oMath>
      <w:r w:rsidRPr="00845630">
        <w:rPr>
          <w:rFonts w:eastAsiaTheme="minorEastAsia"/>
          <w:lang w:eastAsia="zh-CN"/>
        </w:rPr>
        <w:t xml:space="preserve"> E</w:t>
      </w:r>
      <w:proofErr w:type="spellStart"/>
      <w:r w:rsidRPr="006134BD">
        <w:rPr>
          <w:rFonts w:eastAsiaTheme="minorEastAsia"/>
          <w:vertAlign w:val="subscript"/>
          <w:lang w:eastAsia="zh-CN"/>
        </w:rPr>
        <w:t>i</w:t>
      </w:r>
      <w:proofErr w:type="spellEnd"/>
      <w:r w:rsidRPr="00845630">
        <w:rPr>
          <w:rFonts w:eastAsiaTheme="minorEastAsia"/>
          <w:lang w:eastAsia="zh-CN"/>
        </w:rPr>
        <w:t xml:space="preserve"> between </w:t>
      </w:r>
      <w:proofErr w:type="spellStart"/>
      <w:r w:rsidRPr="00845630">
        <w:rPr>
          <w:rFonts w:eastAsiaTheme="minorEastAsia"/>
          <w:lang w:eastAsia="zh-CN"/>
        </w:rPr>
        <w:t>s</w:t>
      </w:r>
      <w:r w:rsidRPr="00FA322E">
        <w:rPr>
          <w:rFonts w:eastAsiaTheme="minorEastAsia"/>
          <w:vertAlign w:val="subscript"/>
          <w:lang w:eastAsia="zh-CN"/>
        </w:rPr>
        <w:t>i</w:t>
      </w:r>
      <w:proofErr w:type="spellEnd"/>
      <w:r w:rsidRPr="00845630">
        <w:rPr>
          <w:rFonts w:eastAsiaTheme="minorEastAsia"/>
          <w:lang w:eastAsia="zh-CN"/>
        </w:rPr>
        <w:t xml:space="preserve"> and any other </w:t>
      </w:r>
      <w:proofErr w:type="spellStart"/>
      <w:r w:rsidRPr="00845630">
        <w:rPr>
          <w:rFonts w:eastAsiaTheme="minorEastAsia"/>
          <w:lang w:eastAsia="zh-CN"/>
        </w:rPr>
        <w:t>s</w:t>
      </w:r>
      <w:r w:rsidRPr="00FA322E">
        <w:rPr>
          <w:rFonts w:eastAsiaTheme="minorEastAsia"/>
          <w:vertAlign w:val="subscript"/>
          <w:lang w:eastAsia="zh-CN"/>
        </w:rPr>
        <w:t>j</w:t>
      </w:r>
      <w:proofErr w:type="spellEnd"/>
      <w:r w:rsidRPr="00845630">
        <w:rPr>
          <w:rFonts w:eastAsiaTheme="minorEastAsia"/>
          <w:lang w:eastAsia="zh-CN"/>
        </w:rPr>
        <w:t xml:space="preserve"> </w:t>
      </w:r>
      <w:r w:rsidRPr="00845630">
        <w:rPr>
          <w:rFonts w:eastAsiaTheme="minorEastAsia" w:hint="eastAsia"/>
          <w:lang w:eastAsia="zh-CN"/>
        </w:rPr>
        <w:t>∈</w:t>
      </w:r>
      <w:r w:rsidRPr="00845630">
        <w:rPr>
          <w:rFonts w:eastAsiaTheme="minorEastAsia"/>
          <w:lang w:eastAsia="zh-CN"/>
        </w:rPr>
        <w:t xml:space="preserve"> </w:t>
      </w:r>
      <w:proofErr w:type="gramStart"/>
      <w:r w:rsidRPr="00845630">
        <w:rPr>
          <w:rFonts w:eastAsiaTheme="minorEastAsia"/>
          <w:lang w:eastAsia="zh-CN"/>
        </w:rPr>
        <w:t>S</w:t>
      </w:r>
      <w:r w:rsidRPr="006134BD">
        <w:rPr>
          <w:rFonts w:eastAsiaTheme="minorEastAsia"/>
          <w:vertAlign w:val="subscript"/>
          <w:lang w:eastAsia="zh-CN"/>
        </w:rPr>
        <w:t>i</w:t>
      </w:r>
      <w:r w:rsidRPr="00845630">
        <w:rPr>
          <w:rFonts w:eastAsiaTheme="minorEastAsia"/>
          <w:lang w:eastAsia="zh-CN"/>
        </w:rPr>
        <w:t>(</w:t>
      </w:r>
      <w:proofErr w:type="spellStart"/>
      <w:proofErr w:type="gramEnd"/>
      <w:r w:rsidRPr="00845630">
        <w:rPr>
          <w:rFonts w:eastAsiaTheme="minorEastAsia"/>
          <w:lang w:eastAsia="zh-CN"/>
        </w:rPr>
        <w:t>s</w:t>
      </w:r>
      <w:r w:rsidRPr="006134BD">
        <w:rPr>
          <w:rFonts w:eastAsiaTheme="minorEastAsia"/>
          <w:vertAlign w:val="subscript"/>
          <w:lang w:eastAsia="zh-CN"/>
        </w:rPr>
        <w:t>i</w:t>
      </w:r>
      <w:proofErr w:type="spellEnd"/>
      <w:r w:rsidRPr="00845630">
        <w:rPr>
          <w:rFonts w:eastAsiaTheme="minorEastAsia"/>
          <w:lang w:eastAsia="zh-CN"/>
        </w:rPr>
        <w:t xml:space="preserve"> </w:t>
      </w:r>
      <w:r>
        <w:rPr>
          <w:rFonts w:eastAsiaTheme="minorEastAsia"/>
          <w:lang w:eastAsia="zh-CN"/>
        </w:rPr>
        <w:t>≠</w:t>
      </w:r>
      <w:r w:rsidRPr="00845630">
        <w:rPr>
          <w:rFonts w:eastAsiaTheme="minorEastAsia"/>
          <w:lang w:eastAsia="zh-CN"/>
        </w:rPr>
        <w:t xml:space="preserve"> </w:t>
      </w:r>
      <w:proofErr w:type="spellStart"/>
      <w:r w:rsidRPr="00845630">
        <w:rPr>
          <w:rFonts w:eastAsiaTheme="minorEastAsia"/>
          <w:lang w:eastAsia="zh-CN"/>
        </w:rPr>
        <w:t>s</w:t>
      </w:r>
      <w:r w:rsidRPr="006134BD">
        <w:rPr>
          <w:rFonts w:eastAsiaTheme="minorEastAsia"/>
          <w:vertAlign w:val="subscript"/>
          <w:lang w:eastAsia="zh-CN"/>
        </w:rPr>
        <w:t>j</w:t>
      </w:r>
      <w:proofErr w:type="spellEnd"/>
      <w:r w:rsidRPr="00845630">
        <w:rPr>
          <w:rFonts w:eastAsiaTheme="minorEastAsia"/>
          <w:lang w:eastAsia="zh-CN"/>
        </w:rPr>
        <w:t>)</w:t>
      </w:r>
    </w:p>
    <w:p w:rsidR="00D62C01" w:rsidRDefault="00D62C01" w:rsidP="00D62C01">
      <w:pPr>
        <w:pStyle w:val="BodyText"/>
        <w:rPr>
          <w:rFonts w:eastAsiaTheme="minorEastAsia"/>
          <w:lang w:eastAsia="zh-HK"/>
        </w:rPr>
      </w:pPr>
      <w:r>
        <w:rPr>
          <w:rFonts w:eastAsiaTheme="minorEastAsia" w:hint="eastAsia"/>
          <w:lang w:eastAsia="zh-HK"/>
        </w:rPr>
        <w:t>3</w:t>
      </w:r>
      <w:r w:rsidRPr="00845630">
        <w:rPr>
          <w:rFonts w:eastAsiaTheme="minorEastAsia"/>
          <w:lang w:eastAsia="zh-CN"/>
        </w:rPr>
        <w:t xml:space="preserve">) </w:t>
      </w:r>
      <m:oMath>
        <m:r>
          <m:rPr>
            <m:sty m:val="p"/>
          </m:rPr>
          <w:rPr>
            <w:rFonts w:ascii="Cambria Math" w:eastAsiaTheme="minorEastAsia" w:hAnsi="Cambria Math"/>
            <w:lang w:eastAsia="zh-CN"/>
          </w:rPr>
          <m:t>∀</m:t>
        </m:r>
      </m:oMath>
      <w:r w:rsidRPr="00845630">
        <w:rPr>
          <w:rFonts w:eastAsiaTheme="minorEastAsia"/>
          <w:lang w:eastAsia="zh-CN"/>
        </w:rPr>
        <w:t>S</w:t>
      </w:r>
      <w:proofErr w:type="spellStart"/>
      <w:r w:rsidRPr="00A44CCE">
        <w:rPr>
          <w:rFonts w:eastAsiaTheme="minorEastAsia"/>
          <w:vertAlign w:val="subscript"/>
          <w:lang w:eastAsia="zh-CN"/>
        </w:rPr>
        <w:t>i</w:t>
      </w:r>
      <w:proofErr w:type="spellEnd"/>
      <w:r w:rsidRPr="00845630">
        <w:rPr>
          <w:rFonts w:eastAsiaTheme="minorEastAsia"/>
          <w:lang w:eastAsia="zh-CN"/>
        </w:rPr>
        <w:t xml:space="preserve">, </w:t>
      </w:r>
      <m:oMath>
        <m:r>
          <m:rPr>
            <m:sty m:val="p"/>
          </m:rPr>
          <w:rPr>
            <w:rFonts w:ascii="Cambria Math" w:eastAsiaTheme="minorEastAsia" w:hAnsi="Cambria Math"/>
            <w:lang w:eastAsia="zh-CN"/>
          </w:rPr>
          <m:t>∃</m:t>
        </m:r>
      </m:oMath>
      <w:r w:rsidRPr="00845630">
        <w:rPr>
          <w:rFonts w:eastAsiaTheme="minorEastAsia"/>
          <w:lang w:eastAsia="zh-CN"/>
        </w:rPr>
        <w:t>S</w:t>
      </w:r>
      <w:r w:rsidRPr="00A44CCE">
        <w:rPr>
          <w:rFonts w:eastAsiaTheme="minorEastAsia"/>
          <w:vertAlign w:val="subscript"/>
          <w:lang w:eastAsia="zh-CN"/>
        </w:rPr>
        <w:t>j</w:t>
      </w:r>
      <w:r w:rsidRPr="00845630">
        <w:rPr>
          <w:rFonts w:eastAsiaTheme="minorEastAsia"/>
          <w:lang w:eastAsia="zh-CN"/>
        </w:rPr>
        <w:t xml:space="preserve"> </w:t>
      </w:r>
      <w:r w:rsidRPr="00845630">
        <w:rPr>
          <w:rFonts w:eastAsiaTheme="minorEastAsia" w:hint="eastAsia"/>
          <w:lang w:eastAsia="zh-CN"/>
        </w:rPr>
        <w:t>∈</w:t>
      </w:r>
      <w:r w:rsidRPr="00845630">
        <w:rPr>
          <w:rFonts w:eastAsiaTheme="minorEastAsia"/>
          <w:lang w:eastAsia="zh-CN"/>
        </w:rPr>
        <w:t xml:space="preserve"> C, (</w:t>
      </w:r>
      <w:proofErr w:type="spellStart"/>
      <w:r w:rsidRPr="00845630">
        <w:rPr>
          <w:rFonts w:eastAsiaTheme="minorEastAsia"/>
          <w:lang w:eastAsia="zh-CN"/>
        </w:rPr>
        <w:t>i</w:t>
      </w:r>
      <w:proofErr w:type="spellEnd"/>
      <w:r w:rsidRPr="00845630">
        <w:rPr>
          <w:rFonts w:eastAsiaTheme="minorEastAsia"/>
          <w:lang w:eastAsia="zh-CN"/>
        </w:rPr>
        <w:t xml:space="preserve"> </w:t>
      </w:r>
      <w:proofErr w:type="gramStart"/>
      <w:r>
        <w:rPr>
          <w:rFonts w:eastAsiaTheme="minorEastAsia"/>
          <w:lang w:eastAsia="zh-CN"/>
        </w:rPr>
        <w:t>≠</w:t>
      </w:r>
      <w:r w:rsidRPr="00845630">
        <w:rPr>
          <w:rFonts w:eastAsiaTheme="minorEastAsia"/>
          <w:lang w:eastAsia="zh-CN"/>
        </w:rPr>
        <w:t xml:space="preserve">  j</w:t>
      </w:r>
      <w:proofErr w:type="gramEnd"/>
      <w:r w:rsidRPr="00845630">
        <w:rPr>
          <w:rFonts w:eastAsiaTheme="minorEastAsia"/>
          <w:lang w:eastAsia="zh-CN"/>
        </w:rPr>
        <w:t xml:space="preserve">), </w:t>
      </w:r>
      <w:r>
        <w:rPr>
          <w:rFonts w:eastAsiaTheme="minorEastAsia" w:hint="eastAsia"/>
          <w:lang w:eastAsia="zh-HK"/>
        </w:rPr>
        <w:t xml:space="preserve"> </w:t>
      </w:r>
      <m:oMath>
        <m:sSub>
          <m:sSubPr>
            <m:ctrlPr>
              <w:rPr>
                <w:rFonts w:ascii="Cambria Math" w:eastAsiaTheme="minorEastAsia" w:hAnsi="Cambria Math"/>
                <w:lang w:eastAsia="zh-HK"/>
              </w:rPr>
            </m:ctrlPr>
          </m:sSubPr>
          <m:e>
            <m:r>
              <m:rPr>
                <m:sty m:val="p"/>
              </m:rPr>
              <w:rPr>
                <w:rFonts w:ascii="Cambria Math" w:eastAsiaTheme="minorEastAsia" w:hAnsi="Cambria Math"/>
                <w:lang w:eastAsia="zh-HK"/>
              </w:rPr>
              <m:t>S</m:t>
            </m:r>
          </m:e>
          <m:sub>
            <m:r>
              <m:rPr>
                <m:sty m:val="p"/>
              </m:rPr>
              <w:rPr>
                <w:rFonts w:ascii="Cambria Math" w:eastAsiaTheme="minorEastAsia" w:hAnsi="Cambria Math"/>
                <w:lang w:eastAsia="zh-HK"/>
              </w:rPr>
              <m:t>i</m:t>
            </m:r>
          </m:sub>
        </m:sSub>
        <m:r>
          <m:rPr>
            <m:sty m:val="p"/>
          </m:rPr>
          <w:rPr>
            <w:rFonts w:ascii="Cambria Math" w:eastAsiaTheme="minorEastAsia" w:hAnsi="Cambria Math"/>
            <w:lang w:eastAsia="zh-HK"/>
          </w:rPr>
          <m:t>∪</m:t>
        </m:r>
        <m:sSub>
          <m:sSubPr>
            <m:ctrlPr>
              <w:rPr>
                <w:rFonts w:ascii="Cambria Math" w:eastAsiaTheme="minorEastAsia" w:hAnsi="Cambria Math"/>
                <w:lang w:eastAsia="zh-HK"/>
              </w:rPr>
            </m:ctrlPr>
          </m:sSubPr>
          <m:e>
            <m:r>
              <m:rPr>
                <m:sty m:val="p"/>
              </m:rPr>
              <w:rPr>
                <w:rFonts w:ascii="Cambria Math" w:eastAsiaTheme="minorEastAsia" w:hAnsi="Cambria Math"/>
                <w:lang w:eastAsia="zh-HK"/>
              </w:rPr>
              <m:t>S</m:t>
            </m:r>
          </m:e>
          <m:sub>
            <m:r>
              <m:rPr>
                <m:sty m:val="p"/>
              </m:rPr>
              <w:rPr>
                <w:rFonts w:ascii="Cambria Math" w:eastAsiaTheme="minorEastAsia" w:hAnsi="Cambria Math"/>
                <w:lang w:eastAsia="zh-HK"/>
              </w:rPr>
              <m:t>j</m:t>
            </m:r>
          </m:sub>
        </m:sSub>
        <m:r>
          <m:rPr>
            <m:sty m:val="p"/>
          </m:rPr>
          <w:rPr>
            <w:rFonts w:ascii="Cambria Math" w:eastAsiaTheme="minorEastAsia" w:hAnsi="Cambria Math"/>
            <w:lang w:eastAsia="zh-HK"/>
          </w:rPr>
          <m:t>≠∅</m:t>
        </m:r>
      </m:oMath>
    </w:p>
    <w:p w:rsidR="00D62C01" w:rsidRPr="00016361" w:rsidRDefault="00D62C01" w:rsidP="00D62C01">
      <w:pPr>
        <w:pStyle w:val="BodyText"/>
        <w:rPr>
          <w:oMath/>
          <w:rFonts w:ascii="Cambria Math" w:eastAsiaTheme="minorEastAsia" w:hAnsi="Cambria Math" w:hint="eastAsia"/>
          <w:lang w:eastAsia="zh-HK"/>
        </w:rPr>
      </w:pPr>
      <w:r>
        <w:rPr>
          <w:rFonts w:eastAsiaTheme="minorEastAsia" w:hint="eastAsia"/>
          <w:lang w:eastAsia="zh-HK"/>
        </w:rPr>
        <w:t>4</w:t>
      </w:r>
      <w:r w:rsidRPr="00845630">
        <w:rPr>
          <w:rFonts w:eastAsiaTheme="minorEastAsia"/>
          <w:lang w:eastAsia="zh-CN"/>
        </w:rPr>
        <w:t xml:space="preserve">) </w:t>
      </w:r>
      <m:oMath>
        <m:r>
          <m:rPr>
            <m:sty m:val="p"/>
          </m:rPr>
          <w:rPr>
            <w:rFonts w:ascii="Cambria Math" w:eastAsiaTheme="minorEastAsia" w:hAnsi="Cambria Math"/>
            <w:lang w:eastAsia="zh-CN"/>
          </w:rPr>
          <m:t>∀</m:t>
        </m:r>
        <m:sSup>
          <m:sSupPr>
            <m:ctrlPr>
              <w:rPr>
                <w:rFonts w:ascii="Cambria Math" w:eastAsiaTheme="minorEastAsia" w:hAnsi="Cambria Math"/>
                <w:lang w:eastAsia="zh-CN"/>
              </w:rPr>
            </m:ctrlPr>
          </m:sSupPr>
          <m:e>
            <m:r>
              <m:rPr>
                <m:sty m:val="p"/>
              </m:rPr>
              <w:rPr>
                <w:rFonts w:ascii="Cambria Math" w:eastAsiaTheme="minorEastAsia" w:hAnsi="Cambria Math"/>
                <w:lang w:eastAsia="zh-CN"/>
              </w:rPr>
              <m:t>C</m:t>
            </m:r>
          </m:e>
          <m:sup>
            <m:r>
              <m:rPr>
                <m:sty m:val="p"/>
              </m:rPr>
              <w:rPr>
                <w:rFonts w:ascii="Cambria Math" w:eastAsiaTheme="minorEastAsia" w:hAnsi="Cambria Math"/>
                <w:lang w:eastAsia="zh-CN"/>
              </w:rPr>
              <m:t>'</m:t>
            </m:r>
          </m:sup>
        </m:sSup>
        <m:r>
          <m:rPr>
            <m:sty m:val="p"/>
          </m:rPr>
          <w:rPr>
            <w:rFonts w:ascii="Cambria Math" w:eastAsiaTheme="minorEastAsia" w:hAnsi="Cambria Math"/>
            <w:lang w:eastAsia="zh-CN"/>
          </w:rPr>
          <m:t xml:space="preserve"> ⊆ C, (</m:t>
        </m:r>
        <m:sSub>
          <m:sSubPr>
            <m:ctrlPr>
              <w:rPr>
                <w:rFonts w:ascii="Cambria Math" w:eastAsiaTheme="minorEastAsia" w:hAnsi="Cambria Math"/>
                <w:lang w:eastAsia="zh-CN"/>
              </w:rPr>
            </m:ctrlPr>
          </m:sSubPr>
          <m:e>
            <m:r>
              <m:rPr>
                <m:sty m:val="p"/>
              </m:rPr>
              <w:rPr>
                <w:rFonts w:ascii="Cambria Math" w:eastAsiaTheme="minorEastAsia" w:hAnsi="Cambria Math"/>
                <w:lang w:eastAsia="zh-CN"/>
              </w:rPr>
              <m:t>∪</m:t>
            </m:r>
          </m:e>
          <m:sub>
            <m:sSub>
              <m:sSubPr>
                <m:ctrlPr>
                  <w:rPr>
                    <w:rFonts w:ascii="Cambria Math" w:eastAsiaTheme="minorEastAsia" w:hAnsi="Cambria Math"/>
                    <w:lang w:eastAsia="zh-CN"/>
                  </w:rPr>
                </m:ctrlPr>
              </m:sSubPr>
              <m:e>
                <m:r>
                  <m:rPr>
                    <m:sty m:val="p"/>
                  </m:rPr>
                  <w:rPr>
                    <w:rFonts w:ascii="Cambria Math" w:eastAsiaTheme="minorEastAsia" w:hAnsi="Cambria Math"/>
                    <w:lang w:eastAsia="zh-CN"/>
                  </w:rPr>
                  <m:t>S</m:t>
                </m:r>
              </m:e>
              <m:sub>
                <m:r>
                  <m:rPr>
                    <m:sty m:val="p"/>
                  </m:rPr>
                  <w:rPr>
                    <w:rFonts w:ascii="Cambria Math" w:eastAsiaTheme="minorEastAsia" w:hAnsi="Cambria Math"/>
                    <w:lang w:eastAsia="zh-CN"/>
                  </w:rPr>
                  <m:t>i</m:t>
                </m:r>
              </m:sub>
            </m:sSub>
            <m:r>
              <m:rPr>
                <m:sty m:val="p"/>
              </m:rPr>
              <w:rPr>
                <w:rFonts w:ascii="SimSun" w:hAnsi="SimSun" w:cs="SimSun" w:hint="eastAsia"/>
                <w:lang w:eastAsia="zh-CN"/>
              </w:rPr>
              <m:t>∈</m:t>
            </m:r>
            <m:sSup>
              <m:sSupPr>
                <m:ctrlPr>
                  <w:rPr>
                    <w:rFonts w:ascii="Cambria Math" w:eastAsiaTheme="minorEastAsia" w:hAnsi="Cambria Math"/>
                    <w:lang w:eastAsia="zh-CN"/>
                  </w:rPr>
                </m:ctrlPr>
              </m:sSupPr>
              <m:e>
                <m:r>
                  <m:rPr>
                    <m:sty m:val="p"/>
                  </m:rPr>
                  <w:rPr>
                    <w:rFonts w:ascii="Cambria Math" w:eastAsiaTheme="minorEastAsia" w:hAnsi="Cambria Math"/>
                    <w:lang w:eastAsia="zh-CN"/>
                  </w:rPr>
                  <m:t>C</m:t>
                </m:r>
              </m:e>
              <m:sup>
                <m:r>
                  <m:rPr>
                    <m:sty m:val="p"/>
                  </m:rPr>
                  <w:rPr>
                    <w:rFonts w:ascii="Cambria Math" w:eastAsiaTheme="minorEastAsia" w:hAnsi="Cambria Math"/>
                    <w:lang w:eastAsia="zh-CN"/>
                  </w:rPr>
                  <m:t>'</m:t>
                </m:r>
              </m:sup>
            </m:sSup>
          </m:sub>
        </m:sSub>
        <m:sSub>
          <m:sSubPr>
            <m:ctrlPr>
              <w:rPr>
                <w:rFonts w:ascii="Cambria Math" w:eastAsiaTheme="minorEastAsia" w:hAnsi="Cambria Math"/>
                <w:lang w:eastAsia="zh-CN"/>
              </w:rPr>
            </m:ctrlPr>
          </m:sSubPr>
          <m:e>
            <m:r>
              <m:rPr>
                <m:sty m:val="p"/>
              </m:rPr>
              <w:rPr>
                <w:rFonts w:ascii="Cambria Math" w:eastAsiaTheme="minorEastAsia" w:hAnsi="Cambria Math"/>
                <w:lang w:eastAsia="zh-CN"/>
              </w:rPr>
              <m:t>S</m:t>
            </m:r>
          </m:e>
          <m:sub>
            <m:r>
              <m:rPr>
                <m:sty m:val="p"/>
              </m:rPr>
              <w:rPr>
                <w:rFonts w:ascii="Cambria Math" w:eastAsiaTheme="minorEastAsia" w:hAnsi="Cambria Math"/>
                <w:lang w:eastAsia="zh-CN"/>
              </w:rPr>
              <m:t>i</m:t>
            </m:r>
          </m:sub>
        </m:sSub>
        <m:r>
          <m:rPr>
            <m:sty m:val="p"/>
          </m:rPr>
          <w:rPr>
            <w:rFonts w:ascii="Cambria Math" w:eastAsiaTheme="minorEastAsia" w:hAnsi="Cambria Math"/>
            <w:lang w:eastAsia="zh-CN"/>
          </w:rPr>
          <m:t xml:space="preserve">)∩(  </m:t>
        </m:r>
        <m:sSub>
          <m:sSubPr>
            <m:ctrlPr>
              <w:rPr>
                <w:rFonts w:ascii="Cambria Math" w:eastAsiaTheme="minorEastAsia" w:hAnsi="Cambria Math"/>
                <w:lang w:eastAsia="zh-CN"/>
              </w:rPr>
            </m:ctrlPr>
          </m:sSubPr>
          <m:e>
            <m:r>
              <m:rPr>
                <m:sty m:val="p"/>
              </m:rPr>
              <w:rPr>
                <w:rFonts w:ascii="Cambria Math" w:eastAsiaTheme="minorEastAsia" w:hAnsi="Cambria Math"/>
                <w:lang w:eastAsia="zh-CN"/>
              </w:rPr>
              <m:t>∪</m:t>
            </m:r>
          </m:e>
          <m:sub>
            <m:sSub>
              <m:sSubPr>
                <m:ctrlPr>
                  <w:rPr>
                    <w:rFonts w:ascii="Cambria Math" w:eastAsiaTheme="minorEastAsia" w:hAnsi="Cambria Math"/>
                    <w:lang w:eastAsia="zh-CN"/>
                  </w:rPr>
                </m:ctrlPr>
              </m:sSubPr>
              <m:e>
                <m:r>
                  <m:rPr>
                    <m:sty m:val="p"/>
                  </m:rPr>
                  <w:rPr>
                    <w:rFonts w:ascii="Cambria Math" w:eastAsiaTheme="minorEastAsia" w:hAnsi="Cambria Math"/>
                    <w:lang w:eastAsia="zh-CN"/>
                  </w:rPr>
                  <m:t>S</m:t>
                </m:r>
              </m:e>
              <m:sub>
                <m:r>
                  <m:rPr>
                    <m:sty m:val="p"/>
                  </m:rPr>
                  <w:rPr>
                    <w:rFonts w:ascii="Cambria Math" w:eastAsiaTheme="minorEastAsia" w:hAnsi="Cambria Math"/>
                    <w:lang w:eastAsia="zh-CN"/>
                  </w:rPr>
                  <m:t>j</m:t>
                </m:r>
              </m:sub>
            </m:sSub>
            <m:r>
              <m:rPr>
                <m:sty m:val="p"/>
              </m:rPr>
              <w:rPr>
                <w:rFonts w:ascii="SimSun" w:hAnsi="SimSun" w:cs="SimSun" w:hint="eastAsia"/>
                <w:lang w:eastAsia="zh-CN"/>
              </w:rPr>
              <m:t>∈</m:t>
            </m:r>
            <m:sSup>
              <m:sSupPr>
                <m:ctrlPr>
                  <w:rPr>
                    <w:rFonts w:ascii="Cambria Math" w:eastAsiaTheme="minorEastAsia" w:hAnsi="Cambria Math"/>
                    <w:lang w:eastAsia="zh-CN"/>
                  </w:rPr>
                </m:ctrlPr>
              </m:sSupPr>
              <m:e>
                <m:r>
                  <m:rPr>
                    <m:sty m:val="p"/>
                  </m:rPr>
                  <w:rPr>
                    <w:rFonts w:ascii="Cambria Math" w:eastAsiaTheme="minorEastAsia" w:hAnsi="Cambria Math"/>
                    <w:lang w:eastAsia="zh-CN"/>
                  </w:rPr>
                  <m:t>C-C</m:t>
                </m:r>
              </m:e>
              <m:sup>
                <m:r>
                  <m:rPr>
                    <m:sty m:val="p"/>
                  </m:rPr>
                  <w:rPr>
                    <w:rFonts w:ascii="Cambria Math" w:eastAsiaTheme="minorEastAsia" w:hAnsi="Cambria Math"/>
                    <w:lang w:eastAsia="zh-CN"/>
                  </w:rPr>
                  <m:t>'</m:t>
                </m:r>
              </m:sup>
            </m:sSup>
          </m:sub>
        </m:sSub>
        <m:sSub>
          <m:sSubPr>
            <m:ctrlPr>
              <w:rPr>
                <w:rFonts w:ascii="Cambria Math" w:eastAsiaTheme="minorEastAsia" w:hAnsi="Cambria Math"/>
                <w:lang w:eastAsia="zh-CN"/>
              </w:rPr>
            </m:ctrlPr>
          </m:sSubPr>
          <m:e>
            <m:r>
              <m:rPr>
                <m:sty m:val="p"/>
              </m:rPr>
              <w:rPr>
                <w:rFonts w:ascii="Cambria Math" w:eastAsiaTheme="minorEastAsia" w:hAnsi="Cambria Math"/>
                <w:lang w:eastAsia="zh-CN"/>
              </w:rPr>
              <m:t>S</m:t>
            </m:r>
          </m:e>
          <m:sub>
            <m:r>
              <m:rPr>
                <m:sty m:val="p"/>
              </m:rPr>
              <w:rPr>
                <w:rFonts w:ascii="Cambria Math" w:eastAsiaTheme="minorEastAsia" w:hAnsi="Cambria Math"/>
                <w:lang w:eastAsia="zh-CN"/>
              </w:rPr>
              <m:t>j</m:t>
            </m:r>
          </m:sub>
        </m:sSub>
        <m:r>
          <m:rPr>
            <m:sty m:val="p"/>
          </m:rPr>
          <w:rPr>
            <w:rFonts w:ascii="Cambria Math" w:eastAsiaTheme="minorEastAsia" w:hAnsi="Cambria Math"/>
            <w:lang w:eastAsia="zh-CN"/>
          </w:rPr>
          <m:t>) ≠∅</m:t>
        </m:r>
        <m:r>
          <m:rPr>
            <m:sty m:val="p"/>
          </m:rPr>
          <w:rPr>
            <w:rFonts w:ascii="Cambria Math" w:eastAsiaTheme="minorEastAsia" w:hAnsi="Cambria Math" w:hint="eastAsia"/>
            <w:lang w:eastAsia="zh-HK"/>
          </w:rPr>
          <m:t xml:space="preserve"> </m:t>
        </m:r>
      </m:oMath>
    </w:p>
    <w:p w:rsidR="00D62C01" w:rsidRDefault="00D62C01" w:rsidP="00D62C01">
      <w:pPr>
        <w:pStyle w:val="BodyText"/>
        <w:rPr>
          <w:rFonts w:eastAsiaTheme="minorEastAsia"/>
          <w:lang w:eastAsia="zh-HK"/>
        </w:rPr>
      </w:pPr>
      <w:r>
        <w:rPr>
          <w:rFonts w:eastAsiaTheme="minorEastAsia" w:hint="eastAsia"/>
          <w:lang w:eastAsia="zh-HK"/>
        </w:rPr>
        <w:t>Objective: Minimize q</w:t>
      </w:r>
    </w:p>
    <w:p w:rsidR="00D62C01" w:rsidRDefault="00D62C01" w:rsidP="00D62C01">
      <w:pPr>
        <w:pStyle w:val="BodyText"/>
        <w:rPr>
          <w:rFonts w:eastAsiaTheme="minorEastAsia"/>
          <w:lang w:eastAsia="zh-CN"/>
        </w:rPr>
      </w:pPr>
      <w:r w:rsidRPr="00D274E4">
        <w:rPr>
          <w:rFonts w:eastAsiaTheme="minorEastAsia"/>
          <w:lang w:eastAsia="zh-CN"/>
        </w:rPr>
        <w:t>The first constraint is set because we wish to find the</w:t>
      </w:r>
      <w:r w:rsidRPr="00D274E4">
        <w:rPr>
          <w:rFonts w:eastAsiaTheme="minorEastAsia" w:hint="eastAsia"/>
          <w:lang w:eastAsia="zh-CN"/>
        </w:rPr>
        <w:t xml:space="preserve"> </w:t>
      </w:r>
      <w:r w:rsidRPr="00D274E4">
        <w:rPr>
          <w:rFonts w:eastAsiaTheme="minorEastAsia"/>
          <w:lang w:eastAsia="zh-CN"/>
        </w:rPr>
        <w:t>mode shapes defined on all the deployed sensor nodes. The</w:t>
      </w:r>
      <w:r w:rsidRPr="00D274E4">
        <w:rPr>
          <w:rFonts w:eastAsiaTheme="minorEastAsia" w:hint="eastAsia"/>
          <w:lang w:eastAsia="zh-CN"/>
        </w:rPr>
        <w:t xml:space="preserve"> </w:t>
      </w:r>
      <w:r w:rsidRPr="00D274E4">
        <w:rPr>
          <w:rFonts w:eastAsiaTheme="minorEastAsia"/>
          <w:lang w:eastAsia="zh-CN"/>
        </w:rPr>
        <w:t>second constraint is to ensure only single-hop clusters are</w:t>
      </w:r>
      <w:r w:rsidRPr="00D274E4">
        <w:rPr>
          <w:rFonts w:eastAsiaTheme="minorEastAsia" w:hint="eastAsia"/>
          <w:lang w:eastAsia="zh-CN"/>
        </w:rPr>
        <w:t xml:space="preserve"> </w:t>
      </w:r>
      <w:r w:rsidRPr="00D274E4">
        <w:rPr>
          <w:rFonts w:eastAsiaTheme="minorEastAsia"/>
          <w:lang w:eastAsia="zh-CN"/>
        </w:rPr>
        <w:t xml:space="preserve">generated. Constraints </w:t>
      </w:r>
      <w:r>
        <w:rPr>
          <w:rFonts w:eastAsiaTheme="minorEastAsia" w:hint="eastAsia"/>
          <w:lang w:eastAsia="zh-CN"/>
        </w:rPr>
        <w:t>3</w:t>
      </w:r>
      <w:r w:rsidRPr="00D274E4">
        <w:rPr>
          <w:rFonts w:eastAsiaTheme="minorEastAsia"/>
          <w:lang w:eastAsia="zh-CN"/>
        </w:rPr>
        <w:t xml:space="preserve"> and </w:t>
      </w:r>
      <w:r>
        <w:rPr>
          <w:rFonts w:eastAsiaTheme="minorEastAsia" w:hint="eastAsia"/>
          <w:lang w:eastAsia="zh-CN"/>
        </w:rPr>
        <w:t>4</w:t>
      </w:r>
      <w:r w:rsidRPr="00D274E4">
        <w:rPr>
          <w:rFonts w:eastAsiaTheme="minorEastAsia"/>
          <w:lang w:eastAsia="zh-CN"/>
        </w:rPr>
        <w:t xml:space="preserve"> are used to describe that generated clusters</w:t>
      </w:r>
      <w:r w:rsidRPr="00D274E4">
        <w:rPr>
          <w:rFonts w:eastAsiaTheme="minorEastAsia" w:hint="eastAsia"/>
          <w:lang w:eastAsia="zh-CN"/>
        </w:rPr>
        <w:t xml:space="preserve"> </w:t>
      </w:r>
      <w:r w:rsidRPr="00D274E4">
        <w:rPr>
          <w:rFonts w:eastAsiaTheme="minorEastAsia"/>
          <w:lang w:eastAsia="zh-CN"/>
        </w:rPr>
        <w:t>are overlapping and connected.</w:t>
      </w:r>
      <w:r>
        <w:rPr>
          <w:rFonts w:eastAsiaTheme="minorEastAsia" w:hint="eastAsia"/>
          <w:lang w:eastAsia="zh-CN"/>
        </w:rPr>
        <w:t xml:space="preserve"> </w:t>
      </w:r>
    </w:p>
    <w:p w:rsidR="00D62C01" w:rsidRDefault="00D62C01" w:rsidP="00D62C01">
      <w:pPr>
        <w:pStyle w:val="BodyText"/>
        <w:rPr>
          <w:rFonts w:eastAsiaTheme="minorEastAsia"/>
          <w:lang w:eastAsia="zh-HK"/>
        </w:rPr>
      </w:pPr>
      <w:r>
        <w:rPr>
          <w:rFonts w:eastAsiaTheme="minorEastAsia" w:hint="eastAsia"/>
          <w:lang w:eastAsia="zh-CN"/>
        </w:rPr>
        <w:t xml:space="preserve">By reducing the set cover problem into the decision version of this problem, it can be proved that the </w:t>
      </w:r>
      <w:r w:rsidRPr="00007283">
        <w:rPr>
          <w:rFonts w:eastAsiaTheme="minorEastAsia"/>
          <w:lang w:eastAsia="zh-CN"/>
        </w:rPr>
        <w:t>decision version of the clustering problem is</w:t>
      </w:r>
      <w:r>
        <w:rPr>
          <w:rFonts w:eastAsiaTheme="minorEastAsia" w:hint="eastAsia"/>
          <w:lang w:eastAsia="zh-CN"/>
        </w:rPr>
        <w:t xml:space="preserve"> </w:t>
      </w:r>
      <w:r w:rsidRPr="00007283">
        <w:rPr>
          <w:rFonts w:eastAsiaTheme="minorEastAsia"/>
          <w:lang w:eastAsia="zh-CN"/>
        </w:rPr>
        <w:t>NP</w:t>
      </w:r>
      <w:r>
        <w:rPr>
          <w:rFonts w:eastAsiaTheme="minorEastAsia" w:hint="eastAsia"/>
          <w:lang w:eastAsia="zh-CN"/>
        </w:rPr>
        <w:t xml:space="preserve"> complete. </w:t>
      </w:r>
      <w:r w:rsidRPr="000B6211">
        <w:rPr>
          <w:rFonts w:eastAsiaTheme="minorEastAsia"/>
          <w:lang w:eastAsia="zh-CN"/>
        </w:rPr>
        <w:t>Obviously, the original clustering</w:t>
      </w:r>
      <w:r>
        <w:rPr>
          <w:rFonts w:eastAsiaTheme="minorEastAsia" w:hint="eastAsia"/>
          <w:lang w:eastAsia="zh-CN"/>
        </w:rPr>
        <w:t xml:space="preserve"> </w:t>
      </w:r>
      <w:r w:rsidRPr="000B6211">
        <w:rPr>
          <w:rFonts w:eastAsiaTheme="minorEastAsia"/>
          <w:lang w:eastAsia="zh-CN"/>
        </w:rPr>
        <w:t>problem is also NP-Complete.</w:t>
      </w:r>
      <w:r>
        <w:rPr>
          <w:rFonts w:eastAsiaTheme="minorEastAsia" w:hint="eastAsia"/>
          <w:lang w:eastAsia="zh-CN"/>
        </w:rPr>
        <w:t xml:space="preserve"> The detailed proof is omitted for brevity.</w:t>
      </w:r>
    </w:p>
    <w:p w:rsidR="00D62C01" w:rsidRDefault="00D62C01" w:rsidP="00D62C01">
      <w:pPr>
        <w:pStyle w:val="BodyText"/>
        <w:rPr>
          <w:lang w:eastAsia="zh-TW"/>
        </w:rPr>
      </w:pPr>
      <w:r>
        <w:rPr>
          <w:lang w:eastAsia="zh-TW"/>
        </w:rPr>
        <w:t>We design a greedy centralized algorithm to solve our</w:t>
      </w:r>
      <w:r>
        <w:rPr>
          <w:rFonts w:hint="eastAsia"/>
          <w:lang w:eastAsia="zh-TW"/>
        </w:rPr>
        <w:t xml:space="preserve"> </w:t>
      </w:r>
      <w:r>
        <w:rPr>
          <w:lang w:eastAsia="zh-TW"/>
        </w:rPr>
        <w:t>clustering problem. Our algorithm uses the similar idea of</w:t>
      </w:r>
      <w:r>
        <w:rPr>
          <w:rFonts w:hint="eastAsia"/>
          <w:lang w:eastAsia="zh-TW"/>
        </w:rPr>
        <w:t xml:space="preserve"> </w:t>
      </w:r>
      <w:r>
        <w:rPr>
          <w:lang w:eastAsia="zh-TW"/>
        </w:rPr>
        <w:t>designing the greedy algorithm for the set cover problem but</w:t>
      </w:r>
      <w:r>
        <w:rPr>
          <w:rFonts w:hint="eastAsia"/>
          <w:lang w:eastAsia="zh-TW"/>
        </w:rPr>
        <w:t xml:space="preserve"> </w:t>
      </w:r>
      <w:r>
        <w:rPr>
          <w:lang w:eastAsia="zh-TW"/>
        </w:rPr>
        <w:t>with significant modifications to handle the extra constraints</w:t>
      </w:r>
      <w:r>
        <w:rPr>
          <w:rFonts w:hint="eastAsia"/>
          <w:lang w:eastAsia="zh-TW"/>
        </w:rPr>
        <w:t xml:space="preserve"> </w:t>
      </w:r>
      <w:r>
        <w:rPr>
          <w:lang w:eastAsia="zh-TW"/>
        </w:rPr>
        <w:t>of clustering. The algorithm has two parts. First, given the</w:t>
      </w:r>
      <w:r>
        <w:rPr>
          <w:rFonts w:hint="eastAsia"/>
          <w:lang w:eastAsia="zh-TW"/>
        </w:rPr>
        <w:t xml:space="preserve"> </w:t>
      </w:r>
      <w:r>
        <w:rPr>
          <w:lang w:eastAsia="zh-TW"/>
        </w:rPr>
        <w:t xml:space="preserve">graph </w:t>
      </w:r>
      <w:r w:rsidRPr="005F672C">
        <w:rPr>
          <w:lang w:eastAsia="zh-TW"/>
        </w:rPr>
        <w:t>G = (V</w:t>
      </w:r>
      <w:proofErr w:type="gramStart"/>
      <w:r w:rsidRPr="005F672C">
        <w:rPr>
          <w:lang w:eastAsia="zh-TW"/>
        </w:rPr>
        <w:t>,E</w:t>
      </w:r>
      <w:proofErr w:type="gramEnd"/>
      <w:r w:rsidRPr="005F672C">
        <w:rPr>
          <w:lang w:eastAsia="zh-TW"/>
        </w:rPr>
        <w:t>)</w:t>
      </w:r>
      <w:r>
        <w:rPr>
          <w:lang w:eastAsia="zh-TW"/>
        </w:rPr>
        <w:t xml:space="preserve">, it will define a cluster set </w:t>
      </w:r>
      <w:r>
        <w:rPr>
          <w:rFonts w:hint="eastAsia"/>
          <w:lang w:eastAsia="zh-TW"/>
        </w:rPr>
        <w:t xml:space="preserve"> </w:t>
      </w:r>
      <m:oMath>
        <m:sSub>
          <m:sSubPr>
            <m:ctrlPr>
              <w:rPr>
                <w:rFonts w:ascii="Cambria Math" w:hAnsi="Cambria Math"/>
                <w:lang w:eastAsia="zh-TW"/>
              </w:rPr>
            </m:ctrlPr>
          </m:sSubPr>
          <m:e>
            <m:r>
              <m:rPr>
                <m:sty m:val="p"/>
              </m:rPr>
              <w:rPr>
                <w:rFonts w:ascii="Cambria Math" w:hAnsi="Cambria Math"/>
                <w:lang w:eastAsia="zh-TW"/>
              </w:rPr>
              <m:t>C</m:t>
            </m:r>
          </m:e>
          <m:sub>
            <m:r>
              <m:rPr>
                <m:sty m:val="p"/>
              </m:rPr>
              <w:rPr>
                <w:rFonts w:ascii="Cambria Math" w:hAnsi="Cambria Math"/>
                <w:lang w:eastAsia="zh-TW"/>
              </w:rPr>
              <m:t>i</m:t>
            </m:r>
          </m:sub>
        </m:sSub>
        <m:r>
          <m:rPr>
            <m:sty m:val="p"/>
          </m:rPr>
          <w:rPr>
            <w:rFonts w:ascii="Cambria Math" w:hAnsi="Cambria Math"/>
            <w:lang w:eastAsia="zh-TW"/>
          </w:rPr>
          <m:t xml:space="preserve"> </m:t>
        </m:r>
      </m:oMath>
      <w:r>
        <w:rPr>
          <w:rFonts w:hint="eastAsia"/>
          <w:lang w:eastAsia="zh-TW"/>
        </w:rPr>
        <w:t xml:space="preserve"> </w:t>
      </w:r>
      <w:r>
        <w:rPr>
          <w:lang w:eastAsia="zh-TW"/>
        </w:rPr>
        <w:t xml:space="preserve">for every sensor node </w:t>
      </w:r>
      <w:proofErr w:type="spellStart"/>
      <w:r w:rsidRPr="005F672C">
        <w:rPr>
          <w:lang w:eastAsia="zh-TW"/>
        </w:rPr>
        <w:t>i</w:t>
      </w:r>
      <w:proofErr w:type="spellEnd"/>
      <w:r w:rsidRPr="005F672C">
        <w:rPr>
          <w:lang w:eastAsia="zh-TW"/>
        </w:rPr>
        <w:t xml:space="preserve"> </w:t>
      </w:r>
      <w:r w:rsidRPr="005F672C">
        <w:rPr>
          <w:rFonts w:hint="eastAsia"/>
          <w:lang w:eastAsia="zh-TW"/>
        </w:rPr>
        <w:t>∈</w:t>
      </w:r>
      <w:r w:rsidRPr="005F672C">
        <w:rPr>
          <w:lang w:eastAsia="zh-TW"/>
        </w:rPr>
        <w:t xml:space="preserve"> V </w:t>
      </w:r>
      <w:r>
        <w:rPr>
          <w:lang w:eastAsia="zh-TW"/>
        </w:rPr>
        <w:t xml:space="preserve">. Each </w:t>
      </w:r>
      <m:oMath>
        <m:sSub>
          <m:sSubPr>
            <m:ctrlPr>
              <w:rPr>
                <w:rFonts w:ascii="Cambria Math" w:hAnsi="Cambria Math"/>
                <w:lang w:eastAsia="zh-TW"/>
              </w:rPr>
            </m:ctrlPr>
          </m:sSubPr>
          <m:e>
            <m:r>
              <m:rPr>
                <m:sty m:val="p"/>
              </m:rPr>
              <w:rPr>
                <w:rFonts w:ascii="Cambria Math" w:hAnsi="Cambria Math"/>
                <w:lang w:eastAsia="zh-TW"/>
              </w:rPr>
              <m:t>C</m:t>
            </m:r>
          </m:e>
          <m:sub>
            <m:r>
              <m:rPr>
                <m:sty m:val="p"/>
              </m:rPr>
              <w:rPr>
                <w:rFonts w:ascii="Cambria Math" w:hAnsi="Cambria Math"/>
                <w:lang w:eastAsia="zh-TW"/>
              </w:rPr>
              <m:t>i</m:t>
            </m:r>
          </m:sub>
        </m:sSub>
      </m:oMath>
      <w:r w:rsidRPr="005F672C">
        <w:rPr>
          <w:lang w:eastAsia="zh-TW"/>
        </w:rPr>
        <w:t xml:space="preserve"> </w:t>
      </w:r>
      <w:r>
        <w:rPr>
          <w:lang w:eastAsia="zh-TW"/>
        </w:rPr>
        <w:t>contains a</w:t>
      </w:r>
      <w:r>
        <w:rPr>
          <w:rFonts w:hint="eastAsia"/>
          <w:lang w:eastAsia="zh-TW"/>
        </w:rPr>
        <w:t xml:space="preserve"> </w:t>
      </w:r>
      <w:r>
        <w:rPr>
          <w:lang w:eastAsia="zh-TW"/>
        </w:rPr>
        <w:t xml:space="preserve">CH, i.e. </w:t>
      </w:r>
      <w:proofErr w:type="spellStart"/>
      <w:r w:rsidRPr="005F672C">
        <w:rPr>
          <w:lang w:eastAsia="zh-TW"/>
        </w:rPr>
        <w:t>i</w:t>
      </w:r>
      <w:proofErr w:type="spellEnd"/>
      <w:r>
        <w:rPr>
          <w:lang w:eastAsia="zh-TW"/>
        </w:rPr>
        <w:t xml:space="preserve">, and all its one-hop </w:t>
      </w:r>
      <w:proofErr w:type="spellStart"/>
      <w:r>
        <w:rPr>
          <w:lang w:eastAsia="zh-TW"/>
        </w:rPr>
        <w:t>neighbours</w:t>
      </w:r>
      <w:proofErr w:type="spellEnd"/>
      <w:r>
        <w:rPr>
          <w:lang w:eastAsia="zh-TW"/>
        </w:rPr>
        <w:t xml:space="preserve">. </w:t>
      </w:r>
      <w:r>
        <w:rPr>
          <w:rFonts w:hint="eastAsia"/>
          <w:lang w:eastAsia="zh-TW"/>
        </w:rPr>
        <w:t>A</w:t>
      </w:r>
      <w:r>
        <w:rPr>
          <w:lang w:eastAsia="zh-TW"/>
        </w:rPr>
        <w:t>ll the cluster sets will be treated as subsets in the set</w:t>
      </w:r>
      <w:r>
        <w:rPr>
          <w:rFonts w:hint="eastAsia"/>
          <w:lang w:eastAsia="zh-TW"/>
        </w:rPr>
        <w:t xml:space="preserve"> </w:t>
      </w:r>
      <w:r>
        <w:rPr>
          <w:lang w:eastAsia="zh-TW"/>
        </w:rPr>
        <w:t>cover</w:t>
      </w:r>
      <w:r>
        <w:rPr>
          <w:rFonts w:hint="eastAsia"/>
          <w:lang w:eastAsia="zh-TW"/>
        </w:rPr>
        <w:t xml:space="preserve"> </w:t>
      </w:r>
      <w:r>
        <w:rPr>
          <w:lang w:eastAsia="zh-TW"/>
        </w:rPr>
        <w:t>problem. Then the greedy approach is adopted to select</w:t>
      </w:r>
      <w:r>
        <w:rPr>
          <w:rFonts w:hint="eastAsia"/>
          <w:lang w:eastAsia="zh-TW"/>
        </w:rPr>
        <w:t xml:space="preserve"> </w:t>
      </w:r>
      <w:r>
        <w:rPr>
          <w:lang w:eastAsia="zh-TW"/>
        </w:rPr>
        <w:t>the most cost-effective cluster that overlaps with the existing</w:t>
      </w:r>
      <w:r>
        <w:rPr>
          <w:rFonts w:hint="eastAsia"/>
          <w:lang w:eastAsia="zh-TW"/>
        </w:rPr>
        <w:t xml:space="preserve"> </w:t>
      </w:r>
      <w:r>
        <w:rPr>
          <w:lang w:eastAsia="zh-TW"/>
        </w:rPr>
        <w:t xml:space="preserve">clusters, one at a time, until all the sensor nodes in </w:t>
      </w:r>
      <w:r w:rsidRPr="005F672C">
        <w:rPr>
          <w:lang w:eastAsia="zh-TW"/>
        </w:rPr>
        <w:t xml:space="preserve">V </w:t>
      </w:r>
      <w:r>
        <w:rPr>
          <w:lang w:eastAsia="zh-TW"/>
        </w:rPr>
        <w:t>have</w:t>
      </w:r>
      <w:r>
        <w:rPr>
          <w:rFonts w:hint="eastAsia"/>
          <w:lang w:eastAsia="zh-TW"/>
        </w:rPr>
        <w:t xml:space="preserve"> </w:t>
      </w:r>
      <w:r>
        <w:rPr>
          <w:lang w:eastAsia="zh-TW"/>
        </w:rPr>
        <w:t xml:space="preserve">been covered. </w:t>
      </w:r>
    </w:p>
    <w:p w:rsidR="00D62C01" w:rsidRDefault="00D62C01" w:rsidP="00D62C01">
      <w:pPr>
        <w:pStyle w:val="BodyText"/>
        <w:rPr>
          <w:lang w:eastAsia="zh-TW"/>
        </w:rPr>
      </w:pPr>
      <w:r>
        <w:rPr>
          <w:lang w:eastAsia="zh-TW"/>
        </w:rPr>
        <w:t>There is another centralized algorithm for our clustering</w:t>
      </w:r>
      <w:r>
        <w:rPr>
          <w:rFonts w:hint="eastAsia"/>
          <w:lang w:eastAsia="zh-TW"/>
        </w:rPr>
        <w:t xml:space="preserve"> </w:t>
      </w:r>
      <w:r>
        <w:rPr>
          <w:lang w:eastAsia="zh-TW"/>
        </w:rPr>
        <w:t>problem which uses the similar greedy approach, but with</w:t>
      </w:r>
      <w:r>
        <w:rPr>
          <w:rFonts w:hint="eastAsia"/>
          <w:lang w:eastAsia="zh-TW"/>
        </w:rPr>
        <w:t xml:space="preserve"> </w:t>
      </w:r>
      <w:r>
        <w:rPr>
          <w:lang w:eastAsia="zh-TW"/>
        </w:rPr>
        <w:t xml:space="preserve">different way to handle constraint associated with </w:t>
      </w:r>
      <w:r>
        <w:rPr>
          <w:lang w:eastAsia="zh-TW"/>
        </w:rPr>
        <w:lastRenderedPageBreak/>
        <w:t>overlapping.</w:t>
      </w:r>
      <w:r>
        <w:rPr>
          <w:rFonts w:hint="eastAsia"/>
          <w:lang w:eastAsia="zh-TW"/>
        </w:rPr>
        <w:t xml:space="preserve"> </w:t>
      </w:r>
      <w:r>
        <w:rPr>
          <w:lang w:eastAsia="zh-TW"/>
        </w:rPr>
        <w:t>Instead of constructing the overlapping clusters, this algorithm</w:t>
      </w:r>
      <w:r>
        <w:rPr>
          <w:rFonts w:hint="eastAsia"/>
          <w:lang w:eastAsia="zh-TW"/>
        </w:rPr>
        <w:t xml:space="preserve"> </w:t>
      </w:r>
      <w:r>
        <w:rPr>
          <w:lang w:eastAsia="zh-TW"/>
        </w:rPr>
        <w:t xml:space="preserve">first covers all the nodes in </w:t>
      </w:r>
      <w:r>
        <w:rPr>
          <w:rFonts w:ascii="CMMI10" w:hAnsi="CMMI10" w:cs="CMMI10"/>
          <w:lang w:eastAsia="zh-TW"/>
        </w:rPr>
        <w:t xml:space="preserve">V </w:t>
      </w:r>
      <w:r>
        <w:rPr>
          <w:lang w:eastAsia="zh-TW"/>
        </w:rPr>
        <w:t>in a greedy matter without</w:t>
      </w:r>
      <w:r>
        <w:rPr>
          <w:rFonts w:hint="eastAsia"/>
          <w:lang w:eastAsia="zh-TW"/>
        </w:rPr>
        <w:t xml:space="preserve"> </w:t>
      </w:r>
      <w:r>
        <w:rPr>
          <w:lang w:eastAsia="zh-TW"/>
        </w:rPr>
        <w:t xml:space="preserve">considering overlapping constraints, </w:t>
      </w:r>
      <w:proofErr w:type="gramStart"/>
      <w:r>
        <w:rPr>
          <w:lang w:eastAsia="zh-TW"/>
        </w:rPr>
        <w:t>then</w:t>
      </w:r>
      <w:proofErr w:type="gramEnd"/>
      <w:r>
        <w:rPr>
          <w:lang w:eastAsia="zh-TW"/>
        </w:rPr>
        <w:t xml:space="preserve"> it will test if all the</w:t>
      </w:r>
      <w:r>
        <w:rPr>
          <w:rFonts w:hint="eastAsia"/>
          <w:lang w:eastAsia="zh-TW"/>
        </w:rPr>
        <w:t xml:space="preserve"> </w:t>
      </w:r>
      <w:r>
        <w:rPr>
          <w:lang w:eastAsia="zh-TW"/>
        </w:rPr>
        <w:t>clusters are connected through the overlapping nodes and add</w:t>
      </w:r>
      <w:r>
        <w:rPr>
          <w:rFonts w:hint="eastAsia"/>
          <w:lang w:eastAsia="zh-TW"/>
        </w:rPr>
        <w:t xml:space="preserve"> </w:t>
      </w:r>
      <w:r>
        <w:rPr>
          <w:lang w:eastAsia="zh-TW"/>
        </w:rPr>
        <w:t>extra clusters to connect them if necessary. To achieve this, we</w:t>
      </w:r>
      <w:r>
        <w:rPr>
          <w:rFonts w:hint="eastAsia"/>
          <w:lang w:eastAsia="zh-TW"/>
        </w:rPr>
        <w:t xml:space="preserve"> </w:t>
      </w:r>
      <w:r>
        <w:rPr>
          <w:lang w:eastAsia="zh-TW"/>
        </w:rPr>
        <w:t>need to first identify all the isolated cluster groups (ICGs) from</w:t>
      </w:r>
      <w:r>
        <w:rPr>
          <w:rFonts w:hint="eastAsia"/>
          <w:lang w:eastAsia="zh-TW"/>
        </w:rPr>
        <w:t xml:space="preserve"> </w:t>
      </w:r>
      <w:r>
        <w:rPr>
          <w:lang w:eastAsia="zh-TW"/>
        </w:rPr>
        <w:t>the obtained clusters. Clusters within an ICG are connected</w:t>
      </w:r>
      <w:r>
        <w:rPr>
          <w:rFonts w:hint="eastAsia"/>
          <w:lang w:eastAsia="zh-TW"/>
        </w:rPr>
        <w:t xml:space="preserve"> </w:t>
      </w:r>
      <w:r>
        <w:rPr>
          <w:lang w:eastAsia="zh-TW"/>
        </w:rPr>
        <w:t>through overlapping nodes but do not overlap with clusters</w:t>
      </w:r>
      <w:r>
        <w:rPr>
          <w:rFonts w:hint="eastAsia"/>
          <w:lang w:eastAsia="zh-TW"/>
        </w:rPr>
        <w:t xml:space="preserve"> </w:t>
      </w:r>
      <w:r>
        <w:rPr>
          <w:lang w:eastAsia="zh-TW"/>
        </w:rPr>
        <w:t>in other ICGs. Then extra clusters are established to connect</w:t>
      </w:r>
      <w:r>
        <w:rPr>
          <w:rFonts w:hint="eastAsia"/>
          <w:lang w:eastAsia="zh-TW"/>
        </w:rPr>
        <w:t xml:space="preserve"> </w:t>
      </w:r>
      <w:r>
        <w:rPr>
          <w:lang w:eastAsia="zh-TW"/>
        </w:rPr>
        <w:t>these ICGs</w:t>
      </w:r>
      <w:r>
        <w:rPr>
          <w:rFonts w:hint="eastAsia"/>
          <w:lang w:eastAsia="zh-TW"/>
        </w:rPr>
        <w:t xml:space="preserve"> (by the use of the minimum spanning tree (MST))</w:t>
      </w:r>
      <w:r>
        <w:rPr>
          <w:lang w:eastAsia="zh-TW"/>
        </w:rPr>
        <w:t>. The detailed description is omitted for brevity</w:t>
      </w:r>
      <w:r>
        <w:rPr>
          <w:rFonts w:hint="eastAsia"/>
          <w:lang w:eastAsia="zh-TW"/>
        </w:rPr>
        <w:t>.</w:t>
      </w:r>
    </w:p>
    <w:p w:rsidR="00D62C01" w:rsidRPr="008A4F56" w:rsidRDefault="00D62C01" w:rsidP="00D62C01">
      <w:pPr>
        <w:pStyle w:val="BodyText"/>
        <w:rPr>
          <w:rFonts w:eastAsiaTheme="minorEastAsia"/>
          <w:lang w:eastAsia="zh-CN"/>
        </w:rPr>
      </w:pPr>
      <w:r w:rsidRPr="008A4F56">
        <w:rPr>
          <w:rFonts w:eastAsiaTheme="minorEastAsia"/>
          <w:lang w:eastAsia="zh-CN"/>
        </w:rPr>
        <w:t>We will use a simple example to demonstrate the two</w:t>
      </w:r>
      <w:r w:rsidRPr="008A4F56">
        <w:rPr>
          <w:rFonts w:eastAsiaTheme="minorEastAsia" w:hint="eastAsia"/>
          <w:lang w:eastAsia="zh-CN"/>
        </w:rPr>
        <w:t xml:space="preserve"> </w:t>
      </w:r>
      <w:r w:rsidRPr="008A4F56">
        <w:rPr>
          <w:rFonts w:eastAsiaTheme="minorEastAsia"/>
          <w:lang w:eastAsia="zh-CN"/>
        </w:rPr>
        <w:t xml:space="preserve">algorithms above. Fig. </w:t>
      </w:r>
      <w:r>
        <w:rPr>
          <w:rFonts w:eastAsiaTheme="minorEastAsia" w:hint="eastAsia"/>
          <w:lang w:eastAsia="zh-HK"/>
        </w:rPr>
        <w:t>6</w:t>
      </w:r>
      <w:r w:rsidRPr="008A4F56">
        <w:rPr>
          <w:rFonts w:eastAsiaTheme="minorEastAsia"/>
          <w:lang w:eastAsia="zh-CN"/>
        </w:rPr>
        <w:t xml:space="preserve">(a) plots </w:t>
      </w:r>
      <w:r>
        <w:rPr>
          <w:rFonts w:eastAsiaTheme="minorEastAsia" w:hint="eastAsia"/>
          <w:lang w:eastAsia="zh-HK"/>
        </w:rPr>
        <w:t>the topology of</w:t>
      </w:r>
      <w:r w:rsidRPr="008A4F56">
        <w:rPr>
          <w:rFonts w:eastAsiaTheme="minorEastAsia"/>
          <w:lang w:eastAsia="zh-CN"/>
        </w:rPr>
        <w:t xml:space="preserve"> 1</w:t>
      </w:r>
      <w:r>
        <w:rPr>
          <w:rFonts w:eastAsiaTheme="minorEastAsia" w:hint="eastAsia"/>
          <w:lang w:eastAsia="zh-HK"/>
        </w:rPr>
        <w:t>8</w:t>
      </w:r>
      <w:r w:rsidRPr="008A4F56">
        <w:rPr>
          <w:rFonts w:eastAsiaTheme="minorEastAsia"/>
          <w:lang w:eastAsia="zh-CN"/>
        </w:rPr>
        <w:t xml:space="preserve"> nodes</w:t>
      </w:r>
      <w:r>
        <w:rPr>
          <w:rFonts w:eastAsiaTheme="minorEastAsia" w:hint="eastAsia"/>
          <w:lang w:eastAsia="zh-HK"/>
        </w:rPr>
        <w:t xml:space="preserve"> deployed on the same substructure of the structure to be monitored</w:t>
      </w:r>
      <w:r w:rsidRPr="008A4F56">
        <w:rPr>
          <w:rFonts w:eastAsiaTheme="minorEastAsia"/>
          <w:lang w:eastAsia="zh-CN"/>
        </w:rPr>
        <w:t xml:space="preserve">. </w:t>
      </w:r>
      <w:r>
        <w:rPr>
          <w:rFonts w:eastAsiaTheme="minorEastAsia" w:hint="eastAsia"/>
          <w:lang w:eastAsia="zh-HK"/>
        </w:rPr>
        <w:t>A total of 7</w:t>
      </w:r>
      <w:r w:rsidRPr="008A4F56">
        <w:rPr>
          <w:rFonts w:eastAsiaTheme="minorEastAsia"/>
          <w:lang w:eastAsia="zh-CN"/>
        </w:rPr>
        <w:t xml:space="preserve"> clusters are obtained</w:t>
      </w:r>
      <w:r w:rsidRPr="008A4F56">
        <w:rPr>
          <w:rFonts w:eastAsiaTheme="minorEastAsia" w:hint="eastAsia"/>
          <w:lang w:eastAsia="zh-CN"/>
        </w:rPr>
        <w:t xml:space="preserve"> </w:t>
      </w:r>
      <w:r w:rsidRPr="008A4F56">
        <w:rPr>
          <w:rFonts w:eastAsiaTheme="minorEastAsia"/>
          <w:lang w:eastAsia="zh-CN"/>
        </w:rPr>
        <w:t xml:space="preserve">using the first algorithm and illustrated in Fig. </w:t>
      </w:r>
      <w:r>
        <w:rPr>
          <w:rFonts w:eastAsiaTheme="minorEastAsia" w:hint="eastAsia"/>
          <w:lang w:eastAsia="zh-HK"/>
        </w:rPr>
        <w:t>6</w:t>
      </w:r>
      <w:r w:rsidRPr="008A4F56">
        <w:rPr>
          <w:rFonts w:eastAsiaTheme="minorEastAsia"/>
          <w:lang w:eastAsia="zh-CN"/>
        </w:rPr>
        <w:t>(b). Note</w:t>
      </w:r>
      <w:r w:rsidRPr="008A4F56">
        <w:rPr>
          <w:rFonts w:eastAsiaTheme="minorEastAsia" w:hint="eastAsia"/>
          <w:lang w:eastAsia="zh-CN"/>
        </w:rPr>
        <w:t xml:space="preserve"> </w:t>
      </w:r>
      <w:r w:rsidRPr="008A4F56">
        <w:rPr>
          <w:rFonts w:eastAsiaTheme="minorEastAsia"/>
          <w:lang w:eastAsia="zh-CN"/>
        </w:rPr>
        <w:t xml:space="preserve">that all these </w:t>
      </w:r>
      <w:r>
        <w:rPr>
          <w:rFonts w:eastAsiaTheme="minorEastAsia" w:hint="eastAsia"/>
          <w:lang w:eastAsia="zh-HK"/>
        </w:rPr>
        <w:t>7</w:t>
      </w:r>
      <w:r w:rsidRPr="008A4F56">
        <w:rPr>
          <w:rFonts w:eastAsiaTheme="minorEastAsia"/>
          <w:lang w:eastAsia="zh-CN"/>
        </w:rPr>
        <w:t xml:space="preserve"> clusters are connected through the overlapping</w:t>
      </w:r>
      <w:r w:rsidRPr="008A4F56">
        <w:rPr>
          <w:rFonts w:eastAsiaTheme="minorEastAsia" w:hint="eastAsia"/>
          <w:lang w:eastAsia="zh-CN"/>
        </w:rPr>
        <w:t xml:space="preserve"> </w:t>
      </w:r>
      <w:r w:rsidRPr="008A4F56">
        <w:rPr>
          <w:rFonts w:eastAsiaTheme="minorEastAsia"/>
          <w:lang w:eastAsia="zh-CN"/>
        </w:rPr>
        <w:t xml:space="preserve">nodes. Using the second algorithm, a total of </w:t>
      </w:r>
      <w:r>
        <w:rPr>
          <w:rFonts w:eastAsiaTheme="minorEastAsia" w:hint="eastAsia"/>
          <w:lang w:eastAsia="zh-HK"/>
        </w:rPr>
        <w:t>6</w:t>
      </w:r>
      <w:r w:rsidRPr="008A4F56">
        <w:rPr>
          <w:rFonts w:eastAsiaTheme="minorEastAsia"/>
          <w:lang w:eastAsia="zh-CN"/>
        </w:rPr>
        <w:t xml:space="preserve"> clusters </w:t>
      </w:r>
      <w:proofErr w:type="gramStart"/>
      <w:r w:rsidRPr="008A4F56">
        <w:rPr>
          <w:rFonts w:eastAsiaTheme="minorEastAsia"/>
          <w:lang w:eastAsia="zh-CN"/>
        </w:rPr>
        <w:t>are</w:t>
      </w:r>
      <w:proofErr w:type="gramEnd"/>
      <w:r w:rsidRPr="008A4F56">
        <w:rPr>
          <w:rFonts w:eastAsiaTheme="minorEastAsia" w:hint="eastAsia"/>
          <w:lang w:eastAsia="zh-CN"/>
        </w:rPr>
        <w:t xml:space="preserve"> </w:t>
      </w:r>
      <w:r w:rsidRPr="008A4F56">
        <w:rPr>
          <w:rFonts w:eastAsiaTheme="minorEastAsia"/>
          <w:lang w:eastAsia="zh-CN"/>
        </w:rPr>
        <w:t>generated after all the 1</w:t>
      </w:r>
      <w:r>
        <w:rPr>
          <w:rFonts w:eastAsiaTheme="minorEastAsia" w:hint="eastAsia"/>
          <w:lang w:eastAsia="zh-HK"/>
        </w:rPr>
        <w:t>8</w:t>
      </w:r>
      <w:r w:rsidRPr="008A4F56">
        <w:rPr>
          <w:rFonts w:eastAsiaTheme="minorEastAsia"/>
          <w:lang w:eastAsia="zh-CN"/>
        </w:rPr>
        <w:t xml:space="preserve"> nodes have been covered (see Fig.</w:t>
      </w:r>
      <w:r w:rsidRPr="008A4F56">
        <w:rPr>
          <w:rFonts w:eastAsiaTheme="minorEastAsia" w:hint="eastAsia"/>
          <w:lang w:eastAsia="zh-CN"/>
        </w:rPr>
        <w:t xml:space="preserve"> </w:t>
      </w:r>
      <w:r>
        <w:rPr>
          <w:rFonts w:eastAsiaTheme="minorEastAsia" w:hint="eastAsia"/>
          <w:lang w:eastAsia="zh-HK"/>
        </w:rPr>
        <w:t>7</w:t>
      </w:r>
      <w:r w:rsidRPr="008A4F56">
        <w:rPr>
          <w:rFonts w:eastAsiaTheme="minorEastAsia"/>
          <w:lang w:eastAsia="zh-CN"/>
        </w:rPr>
        <w:t>(</w:t>
      </w:r>
      <w:r>
        <w:rPr>
          <w:rFonts w:eastAsiaTheme="minorEastAsia" w:hint="eastAsia"/>
          <w:lang w:eastAsia="zh-HK"/>
        </w:rPr>
        <w:t>a</w:t>
      </w:r>
      <w:r w:rsidRPr="008A4F56">
        <w:rPr>
          <w:rFonts w:eastAsiaTheme="minorEastAsia"/>
          <w:lang w:eastAsia="zh-CN"/>
        </w:rPr>
        <w:t xml:space="preserve">)). However, these </w:t>
      </w:r>
      <w:r>
        <w:rPr>
          <w:rFonts w:eastAsiaTheme="minorEastAsia" w:hint="eastAsia"/>
          <w:lang w:eastAsia="zh-HK"/>
        </w:rPr>
        <w:t xml:space="preserve">6 </w:t>
      </w:r>
      <w:r w:rsidRPr="008A4F56">
        <w:rPr>
          <w:rFonts w:eastAsiaTheme="minorEastAsia"/>
          <w:lang w:eastAsia="zh-CN"/>
        </w:rPr>
        <w:t xml:space="preserve">clusters </w:t>
      </w:r>
      <w:r>
        <w:rPr>
          <w:rFonts w:eastAsiaTheme="minorEastAsia" w:hint="eastAsia"/>
          <w:lang w:eastAsia="zh-HK"/>
        </w:rPr>
        <w:t xml:space="preserve">constitute three ICGs </w:t>
      </w:r>
      <w:r>
        <w:rPr>
          <w:rFonts w:eastAsiaTheme="minorEastAsia"/>
          <w:lang w:eastAsia="zh-HK"/>
        </w:rPr>
        <w:t>illustrated</w:t>
      </w:r>
      <w:r>
        <w:rPr>
          <w:rFonts w:eastAsiaTheme="minorEastAsia" w:hint="eastAsia"/>
          <w:lang w:eastAsia="zh-HK"/>
        </w:rPr>
        <w:t xml:space="preserve"> in Fig. 7(b)</w:t>
      </w:r>
      <w:r w:rsidRPr="008A4F56">
        <w:rPr>
          <w:rFonts w:eastAsiaTheme="minorEastAsia"/>
          <w:lang w:eastAsia="zh-CN"/>
        </w:rPr>
        <w:t xml:space="preserve">. </w:t>
      </w:r>
      <w:r>
        <w:rPr>
          <w:rFonts w:eastAsiaTheme="minorEastAsia" w:hint="eastAsia"/>
          <w:lang w:eastAsia="zh-HK"/>
        </w:rPr>
        <w:t>By constructing the MSP to connect these ICGs</w:t>
      </w:r>
      <w:r w:rsidRPr="008A4F56">
        <w:rPr>
          <w:rFonts w:eastAsiaTheme="minorEastAsia"/>
          <w:lang w:eastAsia="zh-CN"/>
        </w:rPr>
        <w:t>, two</w:t>
      </w:r>
      <w:r w:rsidRPr="008A4F56">
        <w:rPr>
          <w:rFonts w:eastAsiaTheme="minorEastAsia" w:hint="eastAsia"/>
          <w:lang w:eastAsia="zh-CN"/>
        </w:rPr>
        <w:t xml:space="preserve"> </w:t>
      </w:r>
      <w:r w:rsidRPr="008A4F56">
        <w:rPr>
          <w:rFonts w:eastAsiaTheme="minorEastAsia"/>
          <w:lang w:eastAsia="zh-CN"/>
        </w:rPr>
        <w:t>extra clusters</w:t>
      </w:r>
      <w:r>
        <w:rPr>
          <w:rFonts w:eastAsiaTheme="minorEastAsia" w:hint="eastAsia"/>
          <w:lang w:eastAsia="zh-HK"/>
        </w:rPr>
        <w:t>, namely #7 and #8 in Fig. 7(d),</w:t>
      </w:r>
      <w:r w:rsidRPr="008A4F56">
        <w:rPr>
          <w:rFonts w:eastAsiaTheme="minorEastAsia"/>
          <w:lang w:eastAsia="zh-CN"/>
        </w:rPr>
        <w:t xml:space="preserve"> are generated to </w:t>
      </w:r>
      <w:r>
        <w:rPr>
          <w:rFonts w:eastAsiaTheme="minorEastAsia"/>
          <w:lang w:eastAsia="zh-CN"/>
        </w:rPr>
        <w:t>connect these isolated clusters</w:t>
      </w:r>
      <w:r w:rsidRPr="008A4F56">
        <w:rPr>
          <w:rFonts w:eastAsiaTheme="minorEastAsia"/>
          <w:lang w:eastAsia="zh-CN"/>
        </w:rPr>
        <w:t>.</w:t>
      </w:r>
    </w:p>
    <w:p w:rsidR="00D62C01" w:rsidRDefault="00D62C01" w:rsidP="00D62C01">
      <w:pPr>
        <w:pStyle w:val="IEEEFigureCaptionSingle-Line"/>
      </w:pPr>
      <w:r>
        <w:object w:dxaOrig="9962" w:dyaOrig="4986">
          <v:shape id="_x0000_i1030" type="#_x0000_t75" style="width:166.9pt;height:83.45pt" o:ole="">
            <v:imagedata r:id="rId17" o:title=""/>
          </v:shape>
          <o:OLEObject Type="Embed" ProgID="Visio.Drawing.11" ShapeID="_x0000_i1030" DrawAspect="Content" ObjectID="_1353489986" r:id="rId18"/>
        </w:object>
      </w:r>
    </w:p>
    <w:p w:rsidR="00D62C01" w:rsidRDefault="00D62C01" w:rsidP="00D62C01">
      <w:pPr>
        <w:pStyle w:val="IEEEFigureCaptionSingle-Line"/>
      </w:pPr>
      <w:r>
        <w:t xml:space="preserve">Figure </w:t>
      </w:r>
      <w:fldSimple w:instr=" SEQ Figure \* ARABIC ">
        <w:r w:rsidR="00CB2CC9">
          <w:rPr>
            <w:noProof/>
          </w:rPr>
          <w:t>6</w:t>
        </w:r>
      </w:fldSimple>
      <w:r>
        <w:rPr>
          <w:rFonts w:hint="eastAsia"/>
        </w:rPr>
        <w:t xml:space="preserve"> </w:t>
      </w:r>
      <w:r>
        <w:t xml:space="preserve">Example of using the </w:t>
      </w:r>
      <w:r>
        <w:rPr>
          <w:rFonts w:eastAsiaTheme="minorEastAsia" w:hint="eastAsia"/>
          <w:lang w:eastAsia="zh-HK"/>
        </w:rPr>
        <w:t>1</w:t>
      </w:r>
      <w:r w:rsidRPr="00105093">
        <w:rPr>
          <w:rFonts w:eastAsiaTheme="minorEastAsia" w:hint="eastAsia"/>
          <w:vertAlign w:val="superscript"/>
          <w:lang w:eastAsia="zh-HK"/>
        </w:rPr>
        <w:t>st</w:t>
      </w:r>
      <w:r>
        <w:rPr>
          <w:rFonts w:eastAsiaTheme="minorEastAsia" w:hint="eastAsia"/>
          <w:lang w:eastAsia="zh-HK"/>
        </w:rPr>
        <w:t xml:space="preserve"> </w:t>
      </w:r>
      <w:r>
        <w:t>Algorithm (a) Graph</w:t>
      </w:r>
      <w:r>
        <w:rPr>
          <w:rFonts w:eastAsiaTheme="minorEastAsia" w:hint="eastAsia"/>
          <w:lang w:eastAsia="zh-HK"/>
        </w:rPr>
        <w:t xml:space="preserve"> </w:t>
      </w:r>
      <w:proofErr w:type="gramStart"/>
      <w:r>
        <w:t>G(</w:t>
      </w:r>
      <w:proofErr w:type="gramEnd"/>
      <w:r>
        <w:t xml:space="preserve">V,E), (b) The Generated </w:t>
      </w:r>
      <w:r>
        <w:rPr>
          <w:rFonts w:eastAsiaTheme="minorEastAsia" w:hint="eastAsia"/>
          <w:lang w:eastAsia="zh-HK"/>
        </w:rPr>
        <w:t>7</w:t>
      </w:r>
      <w:r>
        <w:t xml:space="preserve"> Clusters </w:t>
      </w:r>
    </w:p>
    <w:p w:rsidR="00D62C01" w:rsidRDefault="00D62C01" w:rsidP="00D62C01">
      <w:pPr>
        <w:pStyle w:val="IEEEFigureCaptionSingle-Line"/>
        <w:rPr>
          <w:rFonts w:eastAsiaTheme="minorEastAsia"/>
          <w:lang w:eastAsia="zh-HK"/>
        </w:rPr>
      </w:pPr>
      <w:r>
        <w:object w:dxaOrig="10128" w:dyaOrig="9608">
          <v:shape id="_x0000_i1031" type="#_x0000_t75" style="width:169.55pt;height:160.8pt" o:ole="">
            <v:imagedata r:id="rId19" o:title=""/>
          </v:shape>
          <o:OLEObject Type="Embed" ProgID="Visio.Drawing.11" ShapeID="_x0000_i1031" DrawAspect="Content" ObjectID="_1353489987" r:id="rId20"/>
        </w:object>
      </w:r>
    </w:p>
    <w:p w:rsidR="00D62C01" w:rsidRDefault="00D62C01" w:rsidP="00D62C01">
      <w:pPr>
        <w:pStyle w:val="IEEEFigureCaptionSingle-Line"/>
        <w:rPr>
          <w:rFonts w:eastAsiaTheme="minorEastAsia"/>
          <w:lang w:eastAsia="zh-HK"/>
        </w:rPr>
      </w:pPr>
      <w:r>
        <w:t xml:space="preserve">Figure </w:t>
      </w:r>
      <w:fldSimple w:instr=" SEQ Figure \* ARABIC ">
        <w:r w:rsidR="00CB2CC9">
          <w:rPr>
            <w:noProof/>
          </w:rPr>
          <w:t>7</w:t>
        </w:r>
      </w:fldSimple>
      <w:r>
        <w:rPr>
          <w:rFonts w:hint="eastAsia"/>
        </w:rPr>
        <w:t xml:space="preserve"> </w:t>
      </w:r>
      <w:r>
        <w:t xml:space="preserve">Example of using the </w:t>
      </w:r>
      <w:r>
        <w:rPr>
          <w:rFonts w:eastAsiaTheme="minorEastAsia" w:hint="eastAsia"/>
          <w:lang w:eastAsia="zh-HK"/>
        </w:rPr>
        <w:t>2</w:t>
      </w:r>
      <w:r w:rsidRPr="00105093">
        <w:rPr>
          <w:rFonts w:eastAsiaTheme="minorEastAsia" w:hint="eastAsia"/>
          <w:vertAlign w:val="superscript"/>
          <w:lang w:eastAsia="zh-HK"/>
        </w:rPr>
        <w:t>nd</w:t>
      </w:r>
      <w:r>
        <w:rPr>
          <w:rFonts w:eastAsiaTheme="minorEastAsia" w:hint="eastAsia"/>
          <w:lang w:eastAsia="zh-HK"/>
        </w:rPr>
        <w:t xml:space="preserve">  </w:t>
      </w:r>
      <w:r>
        <w:t xml:space="preserve">Algorithm (a) </w:t>
      </w:r>
      <w:r>
        <w:rPr>
          <w:rFonts w:eastAsiaTheme="minorEastAsia" w:hint="eastAsia"/>
          <w:lang w:eastAsia="zh-HK"/>
        </w:rPr>
        <w:t>the Initially Generated 6 clusters</w:t>
      </w:r>
      <w:r>
        <w:t xml:space="preserve">, (b) </w:t>
      </w:r>
      <w:proofErr w:type="spellStart"/>
      <w:r>
        <w:t>I</w:t>
      </w:r>
      <w:r>
        <w:rPr>
          <w:rFonts w:eastAsiaTheme="minorEastAsia" w:hint="eastAsia"/>
          <w:lang w:eastAsia="zh-HK"/>
        </w:rPr>
        <w:t>CGs</w:t>
      </w:r>
      <w:proofErr w:type="spellEnd"/>
      <w:r>
        <w:t xml:space="preserve"> </w:t>
      </w:r>
      <w:r>
        <w:rPr>
          <w:rFonts w:eastAsiaTheme="minorEastAsia" w:hint="eastAsia"/>
          <w:lang w:eastAsia="zh-HK"/>
        </w:rPr>
        <w:t>for (a), (c)</w:t>
      </w:r>
      <w:r>
        <w:t xml:space="preserve"> </w:t>
      </w:r>
      <w:r>
        <w:rPr>
          <w:rFonts w:eastAsiaTheme="minorEastAsia" w:hint="eastAsia"/>
          <w:lang w:eastAsia="zh-HK"/>
        </w:rPr>
        <w:t>Minimum Spanning Tree for the ICGS (d) Final Obtained 8 Clusters</w:t>
      </w:r>
    </w:p>
    <w:p w:rsidR="00D62C01" w:rsidRDefault="00D62C01" w:rsidP="00D62C01">
      <w:pPr>
        <w:pStyle w:val="BodyText"/>
        <w:rPr>
          <w:lang w:eastAsia="zh-TW"/>
        </w:rPr>
      </w:pPr>
      <w:r w:rsidRPr="0025520A">
        <w:rPr>
          <w:lang w:eastAsia="zh-TW"/>
        </w:rPr>
        <w:t>For</w:t>
      </w:r>
      <w:r w:rsidRPr="0025520A">
        <w:rPr>
          <w:rFonts w:hint="eastAsia"/>
          <w:lang w:eastAsia="zh-TW"/>
        </w:rPr>
        <w:t xml:space="preserve"> the </w:t>
      </w:r>
      <w:r>
        <w:rPr>
          <w:rFonts w:hint="eastAsia"/>
          <w:lang w:eastAsia="zh-TW"/>
        </w:rPr>
        <w:t>second algorithm, we have the following theorem:</w:t>
      </w:r>
    </w:p>
    <w:p w:rsidR="00D62C01" w:rsidRPr="00B61F68" w:rsidRDefault="00D62C01" w:rsidP="00D62C01">
      <w:pPr>
        <w:widowControl w:val="0"/>
        <w:autoSpaceDE w:val="0"/>
        <w:autoSpaceDN w:val="0"/>
        <w:adjustRightInd w:val="0"/>
        <w:jc w:val="both"/>
        <w:rPr>
          <w:rFonts w:ascii="CMSY10" w:eastAsia="CMSY10" w:cs="CMSY10"/>
          <w:lang w:eastAsia="zh-TW"/>
        </w:rPr>
      </w:pPr>
      <w:proofErr w:type="gramStart"/>
      <w:r>
        <w:rPr>
          <w:b/>
          <w:bCs/>
          <w:lang w:eastAsia="zh-TW"/>
        </w:rPr>
        <w:t>Theorem.</w:t>
      </w:r>
      <w:proofErr w:type="gramEnd"/>
      <w:r>
        <w:rPr>
          <w:b/>
          <w:bCs/>
          <w:lang w:eastAsia="zh-TW"/>
        </w:rPr>
        <w:t xml:space="preserve"> </w:t>
      </w:r>
      <w:r>
        <w:rPr>
          <w:i/>
          <w:iCs/>
          <w:lang w:eastAsia="zh-TW"/>
        </w:rPr>
        <w:t>If the optimal solution for the clustering problem</w:t>
      </w:r>
      <w:r>
        <w:rPr>
          <w:rFonts w:hint="eastAsia"/>
          <w:i/>
          <w:iCs/>
          <w:lang w:eastAsia="zh-TW"/>
        </w:rPr>
        <w:t xml:space="preserve"> </w:t>
      </w:r>
      <w:r>
        <w:rPr>
          <w:i/>
          <w:iCs/>
          <w:lang w:eastAsia="zh-TW"/>
        </w:rPr>
        <w:t xml:space="preserve">has </w:t>
      </w:r>
      <m:oMath>
        <m:r>
          <m:rPr>
            <m:sty m:val="p"/>
          </m:rPr>
          <w:rPr>
            <w:rFonts w:ascii="Cambria Math" w:hAnsi="Cambria Math" w:cs="CMMI10"/>
            <w:lang w:eastAsia="zh-TW"/>
          </w:rPr>
          <m:t>m</m:t>
        </m:r>
      </m:oMath>
      <w:r>
        <w:rPr>
          <w:rFonts w:ascii="CMMI10" w:hAnsi="CMMI10" w:cs="CMMI10"/>
          <w:lang w:eastAsia="zh-TW"/>
        </w:rPr>
        <w:t xml:space="preserve"> </w:t>
      </w:r>
      <w:r>
        <w:rPr>
          <w:i/>
          <w:iCs/>
          <w:lang w:eastAsia="zh-TW"/>
        </w:rPr>
        <w:t>clusters, then our solution will produce a solution with</w:t>
      </w:r>
      <w:r>
        <w:rPr>
          <w:rFonts w:hint="eastAsia"/>
          <w:i/>
          <w:iCs/>
          <w:lang w:eastAsia="zh-TW"/>
        </w:rPr>
        <w:t xml:space="preserve"> </w:t>
      </w:r>
      <w:r>
        <w:rPr>
          <w:i/>
          <w:iCs/>
          <w:lang w:eastAsia="zh-TW"/>
        </w:rPr>
        <w:t>at most</w:t>
      </w:r>
      <w:r>
        <w:rPr>
          <w:rFonts w:hint="eastAsia"/>
          <w:i/>
          <w:iCs/>
          <w:lang w:eastAsia="zh-TW"/>
        </w:rPr>
        <w:t xml:space="preserve"> </w:t>
      </w:r>
      <w:r>
        <w:rPr>
          <w:i/>
          <w:iCs/>
          <w:lang w:eastAsia="zh-TW"/>
        </w:rPr>
        <w:t xml:space="preserve"> </w:t>
      </w:r>
      <m:oMath>
        <m:r>
          <m:rPr>
            <m:sty m:val="p"/>
          </m:rPr>
          <w:rPr>
            <w:rFonts w:ascii="Cambria Math" w:hAnsi="Cambria Math" w:cs="CMR10"/>
            <w:lang w:eastAsia="zh-TW"/>
          </w:rPr>
          <m:t xml:space="preserve">2 </m:t>
        </m:r>
        <m:r>
          <m:rPr>
            <m:sty m:val="p"/>
          </m:rPr>
          <w:rPr>
            <w:rFonts w:ascii="Cambria Math" w:eastAsia="CMSY10" w:hAnsi="Cambria Math" w:cs="CMSY10" w:hint="eastAsia"/>
            <w:lang w:eastAsia="zh-TW"/>
          </w:rPr>
          <m:t>×</m:t>
        </m:r>
        <m:r>
          <m:rPr>
            <m:sty m:val="p"/>
          </m:rPr>
          <w:rPr>
            <w:rFonts w:ascii="Cambria Math" w:eastAsia="CMSY10" w:hAnsi="Cambria Math" w:cs="CMSY10"/>
            <w:lang w:eastAsia="zh-TW"/>
          </w:rPr>
          <m:t xml:space="preserve"> </m:t>
        </m:r>
        <m:r>
          <m:rPr>
            <m:sty m:val="p"/>
          </m:rPr>
          <w:rPr>
            <w:rFonts w:ascii="Cambria Math" w:hAnsi="Cambria Math" w:cs="CMMI10"/>
            <w:lang w:eastAsia="zh-TW"/>
          </w:rPr>
          <m:t xml:space="preserve">m </m:t>
        </m:r>
        <m:r>
          <m:rPr>
            <m:sty m:val="p"/>
          </m:rPr>
          <w:rPr>
            <w:rFonts w:ascii="Cambria Math" w:eastAsia="CMSY10" w:hAnsi="Cambria Math" w:cs="CMSY10" w:hint="eastAsia"/>
            <w:lang w:eastAsia="zh-TW"/>
          </w:rPr>
          <m:t>×</m:t>
        </m:r>
        <m:r>
          <m:rPr>
            <m:sty m:val="p"/>
          </m:rPr>
          <w:rPr>
            <w:rFonts w:ascii="Cambria Math" w:eastAsia="CMSY10" w:hAnsi="Cambria Math" w:cs="CMSY10"/>
            <w:lang w:eastAsia="zh-TW"/>
          </w:rPr>
          <m:t xml:space="preserve"> </m:t>
        </m:r>
        <m:r>
          <m:rPr>
            <m:sty m:val="p"/>
          </m:rPr>
          <w:rPr>
            <w:rFonts w:ascii="Cambria Math" w:hAnsi="Cambria Math" w:cs="CMMI10"/>
            <w:lang w:eastAsia="zh-TW"/>
          </w:rPr>
          <m:t>ln</m:t>
        </m:r>
        <m:d>
          <m:dPr>
            <m:begChr m:val="‖"/>
            <m:endChr m:val="‖"/>
            <m:ctrlPr>
              <w:rPr>
                <w:rFonts w:ascii="Cambria Math" w:hAnsi="Cambria Math" w:cs="CMMI10"/>
                <w:lang w:eastAsia="zh-TW"/>
              </w:rPr>
            </m:ctrlPr>
          </m:dPr>
          <m:e>
            <m:r>
              <m:rPr>
                <m:sty m:val="p"/>
              </m:rPr>
              <w:rPr>
                <w:rFonts w:ascii="Cambria Math" w:hAnsi="Cambria Math" w:cs="CMMI10"/>
                <w:lang w:eastAsia="zh-TW"/>
              </w:rPr>
              <m:t>N</m:t>
            </m:r>
          </m:e>
        </m:d>
        <m:r>
          <m:rPr>
            <m:sty m:val="p"/>
          </m:rPr>
          <w:rPr>
            <w:rFonts w:ascii="Cambria Math" w:hAnsi="Cambria Math" w:cs="CMMI10"/>
            <w:lang w:eastAsia="zh-TW"/>
          </w:rPr>
          <m:t>-1</m:t>
        </m:r>
      </m:oMath>
    </w:p>
    <w:p w:rsidR="00D62C01" w:rsidRPr="00C564C6" w:rsidRDefault="00D62C01" w:rsidP="00D62C01">
      <w:pPr>
        <w:widowControl w:val="0"/>
        <w:autoSpaceDE w:val="0"/>
        <w:autoSpaceDN w:val="0"/>
        <w:adjustRightInd w:val="0"/>
        <w:jc w:val="both"/>
        <w:rPr>
          <w:rFonts w:ascii="CMSY10" w:eastAsia="CMSY10" w:cs="CMSY10"/>
          <w:lang w:eastAsia="zh-TW"/>
        </w:rPr>
      </w:pPr>
      <w:r>
        <w:rPr>
          <w:i/>
          <w:iCs/>
          <w:lang w:eastAsia="zh-TW"/>
        </w:rPr>
        <w:lastRenderedPageBreak/>
        <w:t xml:space="preserve">Proof: </w:t>
      </w:r>
      <w:r>
        <w:rPr>
          <w:lang w:eastAsia="zh-TW"/>
        </w:rPr>
        <w:t>It has been shown that for set cover problem,</w:t>
      </w:r>
      <w:r>
        <w:rPr>
          <w:rFonts w:hint="eastAsia"/>
          <w:lang w:eastAsia="zh-TW"/>
        </w:rPr>
        <w:t xml:space="preserve"> </w:t>
      </w:r>
      <w:r>
        <w:rPr>
          <w:lang w:eastAsia="zh-TW"/>
        </w:rPr>
        <w:t xml:space="preserve">the greedy algorithm will produce </w:t>
      </w:r>
      <m:oMath>
        <m:r>
          <m:rPr>
            <m:sty m:val="p"/>
          </m:rPr>
          <w:rPr>
            <w:rFonts w:ascii="Cambria Math" w:hAnsi="Cambria Math" w:cs="CMMI10"/>
            <w:lang w:eastAsia="zh-TW"/>
          </w:rPr>
          <m:t xml:space="preserve">m </m:t>
        </m:r>
        <m:r>
          <m:rPr>
            <m:sty m:val="p"/>
          </m:rPr>
          <w:rPr>
            <w:rFonts w:ascii="Cambria Math" w:eastAsia="CMSY10" w:hAnsi="Cambria Math" w:cs="CMSY10" w:hint="eastAsia"/>
            <w:lang w:eastAsia="zh-TW"/>
          </w:rPr>
          <m:t>×</m:t>
        </m:r>
        <m:r>
          <m:rPr>
            <m:sty m:val="p"/>
          </m:rPr>
          <w:rPr>
            <w:rFonts w:ascii="Cambria Math" w:eastAsia="CMSY10" w:hAnsi="Cambria Math" w:cs="CMSY10"/>
            <w:lang w:eastAsia="zh-TW"/>
          </w:rPr>
          <m:t xml:space="preserve"> </m:t>
        </m:r>
        <m:r>
          <m:rPr>
            <m:sty m:val="p"/>
          </m:rPr>
          <w:rPr>
            <w:rFonts w:ascii="Cambria Math" w:hAnsi="Cambria Math" w:cs="CMMI10"/>
            <w:lang w:eastAsia="zh-TW"/>
          </w:rPr>
          <m:t>ln</m:t>
        </m:r>
        <m:d>
          <m:dPr>
            <m:begChr m:val="‖"/>
            <m:endChr m:val="‖"/>
            <m:ctrlPr>
              <w:rPr>
                <w:rFonts w:ascii="Cambria Math" w:hAnsi="Cambria Math" w:cs="CMMI10"/>
                <w:lang w:eastAsia="zh-TW"/>
              </w:rPr>
            </m:ctrlPr>
          </m:dPr>
          <m:e>
            <m:r>
              <m:rPr>
                <m:sty m:val="p"/>
              </m:rPr>
              <w:rPr>
                <w:rFonts w:ascii="Cambria Math" w:hAnsi="Cambria Math" w:cs="CMMI10"/>
                <w:lang w:eastAsia="zh-TW"/>
              </w:rPr>
              <m:t>N</m:t>
            </m:r>
          </m:e>
        </m:d>
      </m:oMath>
      <w:r>
        <w:rPr>
          <w:rFonts w:ascii="CMSY10" w:eastAsia="CMSY10" w:cs="CMSY10"/>
          <w:lang w:eastAsia="zh-TW"/>
        </w:rPr>
        <w:t xml:space="preserve"> </w:t>
      </w:r>
      <w:r>
        <w:rPr>
          <w:lang w:eastAsia="zh-TW"/>
        </w:rPr>
        <w:t>sets [1]. Our</w:t>
      </w:r>
      <w:r>
        <w:rPr>
          <w:rFonts w:hint="eastAsia"/>
          <w:lang w:eastAsia="zh-TW"/>
        </w:rPr>
        <w:t xml:space="preserve"> </w:t>
      </w:r>
      <w:r>
        <w:rPr>
          <w:lang w:eastAsia="zh-TW"/>
        </w:rPr>
        <w:t>algorithm will need one additional step to make sure all the</w:t>
      </w:r>
      <w:r>
        <w:rPr>
          <w:rFonts w:hint="eastAsia"/>
          <w:lang w:eastAsia="zh-TW"/>
        </w:rPr>
        <w:t xml:space="preserve"> </w:t>
      </w:r>
      <w:r>
        <w:rPr>
          <w:lang w:eastAsia="zh-TW"/>
        </w:rPr>
        <w:t>sets are connected through overlapping. In the worst case when</w:t>
      </w:r>
      <w:r>
        <w:rPr>
          <w:rFonts w:hint="eastAsia"/>
          <w:lang w:eastAsia="zh-TW"/>
        </w:rPr>
        <w:t xml:space="preserve"> </w:t>
      </w:r>
      <w:r>
        <w:rPr>
          <w:lang w:eastAsia="zh-TW"/>
        </w:rPr>
        <w:t>there is no overlapping node between any pair of clusters, we</w:t>
      </w:r>
      <w:r>
        <w:rPr>
          <w:rFonts w:hint="eastAsia"/>
          <w:lang w:eastAsia="zh-TW"/>
        </w:rPr>
        <w:t xml:space="preserve"> </w:t>
      </w:r>
      <w:r>
        <w:rPr>
          <w:lang w:eastAsia="zh-TW"/>
        </w:rPr>
        <w:t xml:space="preserve">will need additional </w:t>
      </w:r>
      <m:oMath>
        <m:r>
          <m:rPr>
            <m:sty m:val="p"/>
          </m:rPr>
          <w:rPr>
            <w:rFonts w:ascii="Cambria Math" w:hAnsi="Cambria Math" w:cs="CMMI10"/>
            <w:lang w:eastAsia="zh-TW"/>
          </w:rPr>
          <m:t xml:space="preserve">m </m:t>
        </m:r>
        <m:r>
          <m:rPr>
            <m:sty m:val="p"/>
          </m:rPr>
          <w:rPr>
            <w:rFonts w:ascii="Cambria Math" w:eastAsia="CMSY10" w:hAnsi="Cambria Math" w:cs="CMSY10" w:hint="eastAsia"/>
            <w:lang w:eastAsia="zh-TW"/>
          </w:rPr>
          <m:t>×</m:t>
        </m:r>
        <m:r>
          <m:rPr>
            <m:sty m:val="p"/>
          </m:rPr>
          <w:rPr>
            <w:rFonts w:ascii="Cambria Math" w:eastAsia="CMSY10" w:hAnsi="Cambria Math" w:cs="CMSY10"/>
            <w:lang w:eastAsia="zh-TW"/>
          </w:rPr>
          <m:t xml:space="preserve"> </m:t>
        </m:r>
        <m:r>
          <m:rPr>
            <m:sty m:val="p"/>
          </m:rPr>
          <w:rPr>
            <w:rFonts w:ascii="Cambria Math" w:hAnsi="Cambria Math" w:cs="CMMI10"/>
            <w:lang w:eastAsia="zh-TW"/>
          </w:rPr>
          <m:t>ln</m:t>
        </m:r>
        <m:d>
          <m:dPr>
            <m:begChr m:val="‖"/>
            <m:endChr m:val="‖"/>
            <m:ctrlPr>
              <w:rPr>
                <w:rFonts w:ascii="Cambria Math" w:hAnsi="Cambria Math" w:cs="CMMI10"/>
                <w:lang w:eastAsia="zh-TW"/>
              </w:rPr>
            </m:ctrlPr>
          </m:dPr>
          <m:e>
            <m:r>
              <m:rPr>
                <m:sty m:val="p"/>
              </m:rPr>
              <w:rPr>
                <w:rFonts w:ascii="Cambria Math" w:hAnsi="Cambria Math" w:cs="CMMI10"/>
                <w:lang w:eastAsia="zh-TW"/>
              </w:rPr>
              <m:t>N</m:t>
            </m:r>
          </m:e>
        </m:d>
        <m:r>
          <m:rPr>
            <m:sty m:val="p"/>
          </m:rPr>
          <w:rPr>
            <w:rFonts w:ascii="Cambria Math" w:hAnsi="Cambria Math" w:cs="CMMI10"/>
            <w:lang w:eastAsia="zh-TW"/>
          </w:rPr>
          <m:t>-1</m:t>
        </m:r>
      </m:oMath>
      <w:r>
        <w:rPr>
          <w:rFonts w:ascii="CMR10" w:hAnsi="CMR10" w:cs="CMR10"/>
          <w:lang w:eastAsia="zh-TW"/>
        </w:rPr>
        <w:t xml:space="preserve"> </w:t>
      </w:r>
      <w:r>
        <w:rPr>
          <w:lang w:eastAsia="zh-TW"/>
        </w:rPr>
        <w:t>sets to connect them.</w:t>
      </w:r>
      <w:r>
        <w:rPr>
          <w:rFonts w:hint="eastAsia"/>
          <w:lang w:eastAsia="zh-TW"/>
        </w:rPr>
        <w:t xml:space="preserve"> </w:t>
      </w:r>
      <w:r>
        <w:rPr>
          <w:lang w:eastAsia="zh-TW"/>
        </w:rPr>
        <w:t xml:space="preserve">Hence the total </w:t>
      </w:r>
      <w:proofErr w:type="gramStart"/>
      <w:r>
        <w:rPr>
          <w:lang w:eastAsia="zh-TW"/>
        </w:rPr>
        <w:t xml:space="preserve">is </w:t>
      </w:r>
      <m:oMath>
        <w:proofErr w:type="gramEnd"/>
        <m:r>
          <m:rPr>
            <m:sty m:val="p"/>
          </m:rPr>
          <w:rPr>
            <w:rFonts w:ascii="Cambria Math" w:hAnsi="Cambria Math" w:cs="CMR10"/>
            <w:lang w:eastAsia="zh-TW"/>
          </w:rPr>
          <m:t xml:space="preserve">2 </m:t>
        </m:r>
        <m:r>
          <m:rPr>
            <m:sty m:val="p"/>
          </m:rPr>
          <w:rPr>
            <w:rFonts w:ascii="Cambria Math" w:eastAsia="CMSY10" w:hAnsi="Cambria Math" w:cs="CMSY10" w:hint="eastAsia"/>
            <w:lang w:eastAsia="zh-TW"/>
          </w:rPr>
          <m:t>×</m:t>
        </m:r>
        <m:r>
          <m:rPr>
            <m:sty m:val="p"/>
          </m:rPr>
          <w:rPr>
            <w:rFonts w:ascii="Cambria Math" w:eastAsia="CMSY10" w:hAnsi="Cambria Math" w:cs="CMSY10"/>
            <w:lang w:eastAsia="zh-TW"/>
          </w:rPr>
          <m:t xml:space="preserve"> </m:t>
        </m:r>
        <m:r>
          <m:rPr>
            <m:sty m:val="p"/>
          </m:rPr>
          <w:rPr>
            <w:rFonts w:ascii="Cambria Math" w:hAnsi="Cambria Math" w:cs="CMMI10"/>
            <w:lang w:eastAsia="zh-TW"/>
          </w:rPr>
          <m:t xml:space="preserve">m </m:t>
        </m:r>
        <m:r>
          <m:rPr>
            <m:sty m:val="p"/>
          </m:rPr>
          <w:rPr>
            <w:rFonts w:ascii="Cambria Math" w:eastAsia="CMSY10" w:hAnsi="Cambria Math" w:cs="CMSY10" w:hint="eastAsia"/>
            <w:lang w:eastAsia="zh-TW"/>
          </w:rPr>
          <m:t>×</m:t>
        </m:r>
        <m:r>
          <m:rPr>
            <m:sty m:val="p"/>
          </m:rPr>
          <w:rPr>
            <w:rFonts w:ascii="Cambria Math" w:eastAsia="CMSY10" w:hAnsi="Cambria Math" w:cs="CMSY10"/>
            <w:lang w:eastAsia="zh-TW"/>
          </w:rPr>
          <m:t xml:space="preserve"> </m:t>
        </m:r>
        <m:r>
          <m:rPr>
            <m:sty m:val="p"/>
          </m:rPr>
          <w:rPr>
            <w:rFonts w:ascii="Cambria Math" w:hAnsi="Cambria Math" w:cs="CMMI10"/>
            <w:lang w:eastAsia="zh-TW"/>
          </w:rPr>
          <m:t>ln</m:t>
        </m:r>
        <m:d>
          <m:dPr>
            <m:begChr m:val="‖"/>
            <m:endChr m:val="‖"/>
            <m:ctrlPr>
              <w:rPr>
                <w:rFonts w:ascii="Cambria Math" w:hAnsi="Cambria Math" w:cs="CMMI10"/>
                <w:lang w:eastAsia="zh-TW"/>
              </w:rPr>
            </m:ctrlPr>
          </m:dPr>
          <m:e>
            <m:r>
              <m:rPr>
                <m:sty m:val="p"/>
              </m:rPr>
              <w:rPr>
                <w:rFonts w:ascii="Cambria Math" w:hAnsi="Cambria Math" w:cs="CMMI10"/>
                <w:lang w:eastAsia="zh-TW"/>
              </w:rPr>
              <m:t>N</m:t>
            </m:r>
          </m:e>
        </m:d>
        <m:r>
          <m:rPr>
            <m:sty m:val="p"/>
          </m:rPr>
          <w:rPr>
            <w:rFonts w:ascii="Cambria Math" w:hAnsi="Cambria Math" w:cs="CMMI10"/>
            <w:lang w:eastAsia="zh-TW"/>
          </w:rPr>
          <m:t>-1</m:t>
        </m:r>
      </m:oMath>
      <w:r>
        <w:rPr>
          <w:rFonts w:ascii="CMSY10" w:eastAsia="CMSY10" w:cs="CMSY10" w:hint="eastAsia"/>
          <w:lang w:eastAsia="zh-TW"/>
        </w:rPr>
        <w:t>.</w:t>
      </w:r>
    </w:p>
    <w:p w:rsidR="00D62C01" w:rsidRPr="00A56829" w:rsidRDefault="00D62C01" w:rsidP="00D62C01">
      <w:pPr>
        <w:pStyle w:val="Heading2"/>
        <w:rPr>
          <w:rFonts w:eastAsiaTheme="minorEastAsia"/>
          <w:lang w:eastAsia="zh-HK"/>
        </w:rPr>
      </w:pPr>
      <w:r>
        <w:rPr>
          <w:rFonts w:eastAsiaTheme="minorEastAsia" w:hint="eastAsia"/>
          <w:lang w:eastAsia="zh-HK"/>
        </w:rPr>
        <w:t>Extract</w:t>
      </w:r>
      <w:r>
        <w:rPr>
          <w:rFonts w:hint="eastAsia"/>
          <w:lang w:eastAsia="zh-CN"/>
        </w:rPr>
        <w:t xml:space="preserve"> </w:t>
      </w:r>
      <w:r>
        <w:rPr>
          <w:rFonts w:eastAsiaTheme="minorEastAsia" w:hint="eastAsia"/>
          <w:lang w:eastAsia="zh-HK"/>
        </w:rPr>
        <w:t>N</w:t>
      </w:r>
      <w:r>
        <w:rPr>
          <w:rFonts w:hint="eastAsia"/>
          <w:lang w:eastAsia="zh-CN"/>
        </w:rPr>
        <w:t xml:space="preserve">atural </w:t>
      </w:r>
      <w:r>
        <w:rPr>
          <w:rFonts w:eastAsiaTheme="minorEastAsia" w:hint="eastAsia"/>
          <w:lang w:eastAsia="zh-HK"/>
        </w:rPr>
        <w:t>F</w:t>
      </w:r>
      <w:r>
        <w:rPr>
          <w:rFonts w:hint="eastAsia"/>
          <w:lang w:eastAsia="zh-CN"/>
        </w:rPr>
        <w:t xml:space="preserve">requency </w:t>
      </w:r>
      <w:r>
        <w:rPr>
          <w:rFonts w:eastAsiaTheme="minorEastAsia" w:hint="eastAsia"/>
          <w:lang w:eastAsia="zh-HK"/>
        </w:rPr>
        <w:t>Set in Each Cluster</w:t>
      </w:r>
    </w:p>
    <w:p w:rsidR="00D62C01" w:rsidRPr="00EB35E0" w:rsidRDefault="00D62C01" w:rsidP="00D62C01">
      <w:pPr>
        <w:pStyle w:val="BodyText"/>
      </w:pPr>
      <w:r>
        <w:rPr>
          <w:rFonts w:eastAsiaTheme="minorEastAsia" w:hint="eastAsia"/>
          <w:lang w:eastAsia="zh-HK"/>
        </w:rPr>
        <w:t xml:space="preserve">After clustering, </w:t>
      </w:r>
      <w:r>
        <w:rPr>
          <w:rFonts w:eastAsiaTheme="minorEastAsia"/>
          <w:lang w:eastAsia="zh-HK"/>
        </w:rPr>
        <w:t>sensor nodes in each cluster belong</w:t>
      </w:r>
      <w:r>
        <w:rPr>
          <w:rFonts w:eastAsiaTheme="minorEastAsia" w:hint="eastAsia"/>
          <w:lang w:eastAsia="zh-HK"/>
        </w:rPr>
        <w:t xml:space="preserve"> to the same substructure. In each cluster, we use the extracted natural frequency set from each sensor node to find out the faulty nodes. This is based on the premise that the </w:t>
      </w:r>
      <w:r w:rsidRPr="00EB35E0">
        <w:rPr>
          <w:rFonts w:hint="eastAsia"/>
        </w:rPr>
        <w:t xml:space="preserve">healthy sensor nodes </w:t>
      </w:r>
      <w:r>
        <w:rPr>
          <w:rFonts w:eastAsiaTheme="minorEastAsia" w:hint="eastAsia"/>
          <w:lang w:eastAsia="zh-HK"/>
        </w:rPr>
        <w:t>in each cluster have the similar natural frequency set.  F</w:t>
      </w:r>
      <w:r w:rsidRPr="00EB35E0">
        <w:rPr>
          <w:rFonts w:hint="eastAsia"/>
        </w:rPr>
        <w:t xml:space="preserve">or the faulty sensor nodes, for example nodes which </w:t>
      </w:r>
      <w:proofErr w:type="spellStart"/>
      <w:r w:rsidRPr="00EB35E0">
        <w:rPr>
          <w:rFonts w:hint="eastAsia"/>
        </w:rPr>
        <w:t>debond</w:t>
      </w:r>
      <w:proofErr w:type="spellEnd"/>
      <w:r w:rsidRPr="00EB35E0">
        <w:rPr>
          <w:rFonts w:hint="eastAsia"/>
        </w:rPr>
        <w:t xml:space="preserve"> from the attached structure or experience sensor breakage, the </w:t>
      </w:r>
      <w:r w:rsidRPr="00EB35E0">
        <w:t>‘</w:t>
      </w:r>
      <w:r w:rsidRPr="00EB35E0">
        <w:rPr>
          <w:rFonts w:hint="eastAsia"/>
        </w:rPr>
        <w:t>natural frequency sets</w:t>
      </w:r>
      <w:r w:rsidRPr="00EB35E0">
        <w:t>’</w:t>
      </w:r>
      <w:r w:rsidRPr="00EB35E0">
        <w:rPr>
          <w:rFonts w:hint="eastAsia"/>
        </w:rPr>
        <w:t xml:space="preserve"> estimated from these sensor nodes will be significantly different from normal ones. </w:t>
      </w:r>
    </w:p>
    <w:p w:rsidR="00D62C01" w:rsidRDefault="00D62C01" w:rsidP="00D62C01">
      <w:pPr>
        <w:pStyle w:val="BodyText"/>
        <w:rPr>
          <w:rFonts w:eastAsiaTheme="minorEastAsia"/>
          <w:lang w:eastAsia="zh-HK"/>
        </w:rPr>
      </w:pPr>
      <w:r w:rsidRPr="00EB35E0">
        <w:rPr>
          <w:rFonts w:hint="eastAsia"/>
        </w:rPr>
        <w:t xml:space="preserve">A very </w:t>
      </w:r>
      <w:r w:rsidRPr="00EB35E0">
        <w:t>intriguing</w:t>
      </w:r>
      <w:r w:rsidRPr="00EB35E0">
        <w:rPr>
          <w:rFonts w:hint="eastAsia"/>
        </w:rPr>
        <w:t xml:space="preserve"> property of this method is that it can discriminate sensor faults from structural damage.  As was described, sensor faults will cause the significant deviation of the extracted natural frequency set from others in the same substructure.  On the contrary, </w:t>
      </w:r>
      <w:r w:rsidRPr="00EB35E0">
        <w:t>structural</w:t>
      </w:r>
      <w:r w:rsidRPr="00EB35E0">
        <w:rPr>
          <w:rFonts w:hint="eastAsia"/>
        </w:rPr>
        <w:t xml:space="preserve"> damage does not have </w:t>
      </w:r>
      <w:r w:rsidRPr="00EB35E0">
        <w:t>this</w:t>
      </w:r>
      <w:r w:rsidRPr="00EB35E0">
        <w:rPr>
          <w:rFonts w:hint="eastAsia"/>
        </w:rPr>
        <w:t xml:space="preserve"> effect. </w:t>
      </w:r>
      <w:r>
        <w:rPr>
          <w:rFonts w:eastAsiaTheme="minorEastAsia" w:hint="eastAsia"/>
          <w:lang w:eastAsia="zh-HK"/>
        </w:rPr>
        <w:t>T</w:t>
      </w:r>
      <w:r w:rsidRPr="00EB35E0">
        <w:rPr>
          <w:rFonts w:hint="eastAsia"/>
        </w:rPr>
        <w:t xml:space="preserve">he </w:t>
      </w:r>
      <w:r w:rsidRPr="00EB35E0">
        <w:t>natural</w:t>
      </w:r>
      <w:r w:rsidRPr="00EB35E0">
        <w:rPr>
          <w:rFonts w:hint="eastAsia"/>
        </w:rPr>
        <w:t xml:space="preserve"> frequency set in the damaged structure is still a global parameter</w:t>
      </w:r>
      <w:r>
        <w:rPr>
          <w:rFonts w:eastAsiaTheme="minorEastAsia" w:hint="eastAsia"/>
          <w:lang w:eastAsia="zh-HK"/>
        </w:rPr>
        <w:t xml:space="preserve"> which means that</w:t>
      </w:r>
      <w:r w:rsidRPr="00EB35E0">
        <w:rPr>
          <w:rFonts w:hint="eastAsia"/>
        </w:rPr>
        <w:t xml:space="preserve"> the natural </w:t>
      </w:r>
      <w:r w:rsidRPr="00EB35E0">
        <w:t>frequency</w:t>
      </w:r>
      <w:r w:rsidRPr="00EB35E0">
        <w:rPr>
          <w:rFonts w:hint="eastAsia"/>
        </w:rPr>
        <w:t xml:space="preserve"> set extracted from each sensor node will still match with each other after structural damage (although the natural frequency set is different from that obtained when the structure is healthy). Therefore, when the natural frequency set from a node is </w:t>
      </w:r>
      <w:r w:rsidRPr="00EB35E0">
        <w:t>significantly</w:t>
      </w:r>
      <w:r w:rsidRPr="00EB35E0">
        <w:rPr>
          <w:rFonts w:hint="eastAsia"/>
        </w:rPr>
        <w:t xml:space="preserve"> different from other</w:t>
      </w:r>
      <w:r>
        <w:rPr>
          <w:rFonts w:eastAsiaTheme="minorEastAsia" w:hint="eastAsia"/>
          <w:lang w:eastAsia="zh-HK"/>
        </w:rPr>
        <w:t>s, particular from those</w:t>
      </w:r>
      <w:r w:rsidRPr="00EB35E0">
        <w:rPr>
          <w:rFonts w:hint="eastAsia"/>
        </w:rPr>
        <w:t xml:space="preserve"> in the same </w:t>
      </w:r>
      <w:r>
        <w:rPr>
          <w:rFonts w:eastAsiaTheme="minorEastAsia" w:hint="eastAsia"/>
          <w:lang w:eastAsia="zh-HK"/>
        </w:rPr>
        <w:t>cluster</w:t>
      </w:r>
      <w:r w:rsidRPr="00EB35E0">
        <w:rPr>
          <w:rFonts w:hint="eastAsia"/>
        </w:rPr>
        <w:t>, the possible cause should be sensor fault instead of structural damage.</w:t>
      </w:r>
    </w:p>
    <w:p w:rsidR="00D62C01" w:rsidRPr="00A842A3" w:rsidRDefault="00D62C01" w:rsidP="00D62C01">
      <w:pPr>
        <w:pStyle w:val="BodyText"/>
      </w:pPr>
      <w:r>
        <w:rPr>
          <w:rFonts w:eastAsiaTheme="minorEastAsia" w:hint="eastAsia"/>
          <w:lang w:eastAsia="zh-HK"/>
        </w:rPr>
        <w:t xml:space="preserve">The problem then becomes how to identify </w:t>
      </w:r>
      <w:r>
        <w:rPr>
          <w:rFonts w:eastAsiaTheme="minorEastAsia" w:hint="eastAsia"/>
          <w:lang w:eastAsia="zh-CN"/>
        </w:rPr>
        <w:t xml:space="preserve">the </w:t>
      </w:r>
      <w:r>
        <w:rPr>
          <w:rFonts w:eastAsiaTheme="minorEastAsia"/>
          <w:lang w:eastAsia="zh-CN"/>
        </w:rPr>
        <w:t>natural</w:t>
      </w:r>
      <w:r>
        <w:rPr>
          <w:rFonts w:eastAsiaTheme="minorEastAsia" w:hint="eastAsia"/>
          <w:lang w:eastAsia="zh-CN"/>
        </w:rPr>
        <w:t xml:space="preserve"> </w:t>
      </w:r>
      <w:r>
        <w:rPr>
          <w:rFonts w:eastAsiaTheme="minorEastAsia"/>
          <w:lang w:eastAsia="zh-CN"/>
        </w:rPr>
        <w:t>frequency</w:t>
      </w:r>
      <w:r>
        <w:rPr>
          <w:rFonts w:eastAsiaTheme="minorEastAsia" w:hint="eastAsia"/>
          <w:lang w:eastAsia="zh-CN"/>
        </w:rPr>
        <w:t xml:space="preserve"> set using data </w:t>
      </w:r>
      <w:r>
        <w:rPr>
          <w:rFonts w:eastAsiaTheme="minorEastAsia"/>
          <w:lang w:eastAsia="zh-CN"/>
        </w:rPr>
        <w:t>from</w:t>
      </w:r>
      <w:r>
        <w:rPr>
          <w:rFonts w:eastAsiaTheme="minorEastAsia" w:hint="eastAsia"/>
          <w:lang w:eastAsia="zh-CN"/>
        </w:rPr>
        <w:t xml:space="preserve"> each sensor node.</w:t>
      </w:r>
      <w:r>
        <w:rPr>
          <w:rFonts w:eastAsiaTheme="minorEastAsia" w:hint="eastAsia"/>
          <w:lang w:eastAsia="zh-HK"/>
        </w:rPr>
        <w:t xml:space="preserve">  </w:t>
      </w:r>
      <w:r>
        <w:rPr>
          <w:rFonts w:eastAsiaTheme="minorEastAsia"/>
          <w:lang w:eastAsia="zh-HK"/>
        </w:rPr>
        <w:t>In</w:t>
      </w:r>
      <w:r>
        <w:rPr>
          <w:rFonts w:eastAsiaTheme="minorEastAsia" w:hint="eastAsia"/>
          <w:lang w:eastAsia="zh-HK"/>
        </w:rPr>
        <w:t xml:space="preserve"> this paper, we first calculate the power spectral of sensor nodes and then use the peak-picking method to identify natural frequencies.  F</w:t>
      </w:r>
      <w:r w:rsidRPr="00A842A3">
        <w:rPr>
          <w:rFonts w:hint="eastAsia"/>
        </w:rPr>
        <w:t xml:space="preserve">rom the deployed sensor nodes </w:t>
      </w:r>
      <w:r>
        <w:rPr>
          <w:rFonts w:eastAsiaTheme="minorEastAsia" w:hint="eastAsia"/>
          <w:lang w:eastAsia="zh-HK"/>
        </w:rPr>
        <w:t>in each cluster</w:t>
      </w:r>
      <w:r w:rsidRPr="00A842A3">
        <w:rPr>
          <w:rFonts w:hint="eastAsia"/>
        </w:rPr>
        <w:t xml:space="preserve">, </w:t>
      </w:r>
      <w:r>
        <w:rPr>
          <w:rFonts w:eastAsiaTheme="minorEastAsia" w:hint="eastAsia"/>
          <w:lang w:eastAsia="zh-HK"/>
        </w:rPr>
        <w:t xml:space="preserve">we </w:t>
      </w:r>
      <w:r w:rsidRPr="00A842A3">
        <w:t>calculate</w:t>
      </w:r>
      <w:r w:rsidRPr="00A842A3">
        <w:rPr>
          <w:rFonts w:hint="eastAsia"/>
        </w:rPr>
        <w:t xml:space="preserve"> </w:t>
      </w:r>
      <w:r>
        <w:rPr>
          <w:rFonts w:eastAsiaTheme="minorEastAsia" w:hint="eastAsia"/>
          <w:lang w:eastAsia="zh-HK"/>
        </w:rPr>
        <w:t xml:space="preserve">the </w:t>
      </w:r>
      <w:r w:rsidRPr="00A842A3">
        <w:rPr>
          <w:rFonts w:hint="eastAsia"/>
        </w:rPr>
        <w:t xml:space="preserve">power spectral density (PSD) of the </w:t>
      </w:r>
      <w:r>
        <w:rPr>
          <w:rFonts w:eastAsiaTheme="minorEastAsia" w:hint="eastAsia"/>
          <w:lang w:eastAsia="zh-HK"/>
        </w:rPr>
        <w:t>CH</w:t>
      </w:r>
      <w:r w:rsidRPr="00A842A3">
        <w:rPr>
          <w:rFonts w:hint="eastAsia"/>
        </w:rPr>
        <w:t xml:space="preserve"> and cross spectral density (CSD) between the </w:t>
      </w:r>
      <w:r>
        <w:rPr>
          <w:rFonts w:eastAsiaTheme="minorEastAsia" w:hint="eastAsia"/>
          <w:lang w:eastAsia="zh-HK"/>
        </w:rPr>
        <w:t>CH</w:t>
      </w:r>
      <w:r w:rsidRPr="00A842A3">
        <w:rPr>
          <w:rFonts w:hint="eastAsia"/>
        </w:rPr>
        <w:t xml:space="preserve"> and each of the </w:t>
      </w:r>
      <w:r>
        <w:rPr>
          <w:rFonts w:eastAsiaTheme="minorEastAsia" w:hint="eastAsia"/>
          <w:lang w:eastAsia="zh-HK"/>
        </w:rPr>
        <w:t>cluster members</w:t>
      </w:r>
      <w:r w:rsidRPr="00A842A3">
        <w:rPr>
          <w:rFonts w:hint="eastAsia"/>
        </w:rPr>
        <w:t xml:space="preserve">. </w:t>
      </w:r>
      <w:r w:rsidRPr="00A842A3">
        <w:t>PSD and</w:t>
      </w:r>
      <w:r w:rsidRPr="00A842A3">
        <w:rPr>
          <w:rFonts w:hint="eastAsia"/>
        </w:rPr>
        <w:t xml:space="preserve"> </w:t>
      </w:r>
      <w:r w:rsidRPr="00A842A3">
        <w:t xml:space="preserve">CSD functions are estimated </w:t>
      </w:r>
      <w:r w:rsidRPr="00A842A3">
        <w:rPr>
          <w:rFonts w:hint="eastAsia"/>
        </w:rPr>
        <w:t>using</w:t>
      </w:r>
      <w:r w:rsidRPr="00A842A3">
        <w:t>:</w:t>
      </w:r>
    </w:p>
    <w:tbl>
      <w:tblPr>
        <w:tblW w:w="0" w:type="auto"/>
        <w:tblLook w:val="04A0"/>
      </w:tblPr>
      <w:tblGrid>
        <w:gridCol w:w="809"/>
        <w:gridCol w:w="3281"/>
        <w:gridCol w:w="986"/>
      </w:tblGrid>
      <w:tr w:rsidR="00D62C01" w:rsidTr="008216C4">
        <w:tc>
          <w:tcPr>
            <w:tcW w:w="809" w:type="dxa"/>
            <w:vAlign w:val="center"/>
          </w:tcPr>
          <w:p w:rsidR="00D62C01" w:rsidRPr="00A842A3" w:rsidRDefault="00D62C01" w:rsidP="008216C4">
            <w:pPr>
              <w:pStyle w:val="BodyText"/>
            </w:pPr>
          </w:p>
        </w:tc>
        <w:tc>
          <w:tcPr>
            <w:tcW w:w="3281" w:type="dxa"/>
            <w:vAlign w:val="center"/>
          </w:tcPr>
          <w:p w:rsidR="00D62C01" w:rsidRPr="00A842A3" w:rsidRDefault="00D62C01" w:rsidP="008216C4">
            <w:pPr>
              <w:pStyle w:val="BodyText"/>
            </w:pPr>
            <w:r w:rsidRPr="00A842A3">
              <w:object w:dxaOrig="3080" w:dyaOrig="720">
                <v:shape id="_x0000_i1032" type="#_x0000_t75" style="width:135.95pt;height:31.65pt" o:ole="">
                  <v:imagedata r:id="rId21" o:title=""/>
                </v:shape>
                <o:OLEObject Type="Embed" ProgID="Equation.3" ShapeID="_x0000_i1032" DrawAspect="Content" ObjectID="_1353489988" r:id="rId22"/>
              </w:object>
            </w:r>
          </w:p>
        </w:tc>
        <w:tc>
          <w:tcPr>
            <w:tcW w:w="986" w:type="dxa"/>
            <w:vAlign w:val="center"/>
          </w:tcPr>
          <w:p w:rsidR="00D62C01" w:rsidRPr="00A842A3" w:rsidRDefault="00D62C01" w:rsidP="008216C4">
            <w:pPr>
              <w:pStyle w:val="BodyText"/>
            </w:pPr>
            <w:r w:rsidRPr="00A842A3">
              <w:rPr>
                <w:rFonts w:hint="eastAsia"/>
              </w:rPr>
              <w:t>(</w:t>
            </w:r>
            <w:r>
              <w:rPr>
                <w:rFonts w:eastAsiaTheme="minorEastAsia" w:hint="eastAsia"/>
                <w:lang w:eastAsia="zh-HK"/>
              </w:rPr>
              <w:t>2</w:t>
            </w:r>
            <w:r w:rsidRPr="00A842A3">
              <w:rPr>
                <w:rFonts w:hint="eastAsia"/>
              </w:rPr>
              <w:t>)</w:t>
            </w:r>
          </w:p>
        </w:tc>
      </w:tr>
    </w:tbl>
    <w:p w:rsidR="00D62C01" w:rsidRPr="00603F03" w:rsidRDefault="00D62C01" w:rsidP="00D62C01">
      <w:pPr>
        <w:pStyle w:val="BodyText"/>
      </w:pPr>
      <w:proofErr w:type="gramStart"/>
      <w:r w:rsidRPr="00603F03">
        <w:t>where</w:t>
      </w:r>
      <w:proofErr w:type="gramEnd"/>
      <w:r w:rsidRPr="00603F03">
        <w:t xml:space="preserve"> </w:t>
      </w:r>
      <w:proofErr w:type="spellStart"/>
      <w:r w:rsidRPr="00603F03">
        <w:t>G</w:t>
      </w:r>
      <w:r w:rsidRPr="00603F03">
        <w:rPr>
          <w:vertAlign w:val="subscript"/>
        </w:rPr>
        <w:t>xy</w:t>
      </w:r>
      <w:proofErr w:type="spellEnd"/>
      <w:r w:rsidRPr="00603F03">
        <w:t>(ω) is the CSD between two vibration signals,</w:t>
      </w:r>
      <w:r>
        <w:rPr>
          <w:rFonts w:eastAsiaTheme="minorEastAsia" w:hint="eastAsia"/>
          <w:lang w:eastAsia="zh-HK"/>
        </w:rPr>
        <w:t xml:space="preserve"> </w:t>
      </w:r>
      <w:r w:rsidRPr="00603F03">
        <w:t>x(t) and y(t), measured from CH and a cluster member,</w:t>
      </w:r>
      <w:r>
        <w:rPr>
          <w:rFonts w:eastAsiaTheme="minorEastAsia" w:hint="eastAsia"/>
          <w:lang w:eastAsia="zh-HK"/>
        </w:rPr>
        <w:t xml:space="preserve"> </w:t>
      </w:r>
      <w:r w:rsidRPr="00603F03">
        <w:t xml:space="preserve">respectively. </w:t>
      </w:r>
      <w:proofErr w:type="gramStart"/>
      <w:r w:rsidRPr="00603F03">
        <w:t>X(</w:t>
      </w:r>
      <w:proofErr w:type="gramEnd"/>
      <w:r w:rsidRPr="00603F03">
        <w:t>ω) and Y (ω) are the Fourier transforms of</w:t>
      </w:r>
      <w:r>
        <w:rPr>
          <w:rFonts w:eastAsiaTheme="minorEastAsia" w:hint="eastAsia"/>
          <w:lang w:eastAsia="zh-HK"/>
        </w:rPr>
        <w:t xml:space="preserve"> </w:t>
      </w:r>
      <w:r w:rsidRPr="00603F03">
        <w:t xml:space="preserve">x(t) and y(t), and </w:t>
      </w:r>
      <w:r w:rsidRPr="00603F03">
        <w:rPr>
          <w:rFonts w:hint="eastAsia"/>
        </w:rPr>
        <w:t>’</w:t>
      </w:r>
      <w:r w:rsidRPr="00603F03">
        <w:t>*</w:t>
      </w:r>
      <w:r w:rsidRPr="00603F03">
        <w:rPr>
          <w:rFonts w:hint="eastAsia"/>
        </w:rPr>
        <w:t>’</w:t>
      </w:r>
      <w:r w:rsidRPr="00603F03">
        <w:t xml:space="preserve"> denotes the complex conjugate. </w:t>
      </w:r>
      <w:proofErr w:type="spellStart"/>
      <w:proofErr w:type="gramStart"/>
      <w:r w:rsidRPr="00603F03">
        <w:t>nt</w:t>
      </w:r>
      <w:proofErr w:type="spellEnd"/>
      <w:proofErr w:type="gramEnd"/>
      <w:r w:rsidRPr="00603F03">
        <w:t xml:space="preserve"> is</w:t>
      </w:r>
      <w:r>
        <w:rPr>
          <w:rFonts w:eastAsiaTheme="minorEastAsia" w:hint="eastAsia"/>
          <w:lang w:eastAsia="zh-HK"/>
        </w:rPr>
        <w:t xml:space="preserve"> </w:t>
      </w:r>
      <w:r w:rsidRPr="00603F03">
        <w:t>time length of each record x</w:t>
      </w:r>
      <w:r w:rsidRPr="00C0043F">
        <w:rPr>
          <w:vertAlign w:val="subscript"/>
        </w:rPr>
        <w:t>i</w:t>
      </w:r>
      <w:r w:rsidRPr="00603F03">
        <w:t xml:space="preserve">(t) or </w:t>
      </w:r>
      <w:proofErr w:type="spellStart"/>
      <w:r w:rsidRPr="00603F03">
        <w:t>y</w:t>
      </w:r>
      <w:r w:rsidRPr="00C0043F">
        <w:rPr>
          <w:vertAlign w:val="subscript"/>
        </w:rPr>
        <w:t>i</w:t>
      </w:r>
      <w:proofErr w:type="spellEnd"/>
      <w:r w:rsidRPr="00603F03">
        <w:t xml:space="preserve">(t). </w:t>
      </w:r>
      <w:proofErr w:type="spellStart"/>
      <w:proofErr w:type="gramStart"/>
      <w:r w:rsidRPr="00603F03">
        <w:t>n</w:t>
      </w:r>
      <w:r w:rsidRPr="00414095">
        <w:rPr>
          <w:vertAlign w:val="subscript"/>
        </w:rPr>
        <w:t>d</w:t>
      </w:r>
      <w:proofErr w:type="spellEnd"/>
      <w:proofErr w:type="gramEnd"/>
      <w:r w:rsidRPr="00603F03">
        <w:t xml:space="preserve"> is the number</w:t>
      </w:r>
      <w:r>
        <w:rPr>
          <w:rFonts w:eastAsiaTheme="minorEastAsia" w:hint="eastAsia"/>
          <w:lang w:eastAsia="zh-HK"/>
        </w:rPr>
        <w:t xml:space="preserve"> </w:t>
      </w:r>
      <w:r w:rsidRPr="00603F03">
        <w:t xml:space="preserve">of averages mainly for </w:t>
      </w:r>
      <w:proofErr w:type="spellStart"/>
      <w:r w:rsidRPr="00603F03">
        <w:t>denoising</w:t>
      </w:r>
      <w:proofErr w:type="spellEnd"/>
      <w:r w:rsidRPr="00603F03">
        <w:t xml:space="preserve"> purpose and </w:t>
      </w:r>
      <w:proofErr w:type="spellStart"/>
      <w:r w:rsidRPr="00603F03">
        <w:t>n</w:t>
      </w:r>
      <w:r w:rsidRPr="00C0043F">
        <w:rPr>
          <w:vertAlign w:val="subscript"/>
        </w:rPr>
        <w:t>d</w:t>
      </w:r>
      <w:proofErr w:type="spellEnd"/>
      <w:r w:rsidRPr="00603F03">
        <w:t xml:space="preserve"> practically</w:t>
      </w:r>
      <w:r>
        <w:rPr>
          <w:rFonts w:eastAsiaTheme="minorEastAsia" w:hint="eastAsia"/>
          <w:lang w:eastAsia="zh-HK"/>
        </w:rPr>
        <w:t xml:space="preserve"> </w:t>
      </w:r>
      <w:r w:rsidRPr="00603F03">
        <w:t xml:space="preserve">ranges from 10 to 20. When calculating </w:t>
      </w:r>
      <w:proofErr w:type="spellStart"/>
      <w:r w:rsidRPr="00603F03">
        <w:t>G</w:t>
      </w:r>
      <w:r w:rsidRPr="00C0043F">
        <w:rPr>
          <w:vertAlign w:val="subscript"/>
        </w:rPr>
        <w:t>xy</w:t>
      </w:r>
      <w:proofErr w:type="spellEnd"/>
      <w:r w:rsidRPr="00603F03">
        <w:t>, consecutive</w:t>
      </w:r>
      <w:r>
        <w:rPr>
          <w:rFonts w:eastAsiaTheme="minorEastAsia" w:hint="eastAsia"/>
          <w:lang w:eastAsia="zh-HK"/>
        </w:rPr>
        <w:t xml:space="preserve"> </w:t>
      </w:r>
      <w:r w:rsidRPr="00603F03">
        <w:t xml:space="preserve">records of </w:t>
      </w:r>
      <w:proofErr w:type="gramStart"/>
      <w:r w:rsidRPr="00603F03">
        <w:t>x</w:t>
      </w:r>
      <w:r w:rsidRPr="00C0043F">
        <w:rPr>
          <w:vertAlign w:val="subscript"/>
        </w:rPr>
        <w:t>i</w:t>
      </w:r>
      <w:r w:rsidRPr="00603F03">
        <w:t>(</w:t>
      </w:r>
      <w:proofErr w:type="gramEnd"/>
      <w:r w:rsidRPr="00603F03">
        <w:t xml:space="preserve">t)(also </w:t>
      </w:r>
      <w:proofErr w:type="spellStart"/>
      <w:r w:rsidRPr="00603F03">
        <w:t>y</w:t>
      </w:r>
      <w:r w:rsidRPr="00C0043F">
        <w:rPr>
          <w:vertAlign w:val="subscript"/>
        </w:rPr>
        <w:t>i</w:t>
      </w:r>
      <w:proofErr w:type="spellEnd"/>
      <w:r w:rsidRPr="00603F03">
        <w:t xml:space="preserve">(t)) generally overlap. When </w:t>
      </w:r>
      <w:proofErr w:type="gramStart"/>
      <w:r w:rsidRPr="00603F03">
        <w:t>y(</w:t>
      </w:r>
      <w:proofErr w:type="gramEnd"/>
      <w:r w:rsidRPr="00603F03">
        <w:t>t) in</w:t>
      </w:r>
      <w:r>
        <w:rPr>
          <w:rFonts w:eastAsiaTheme="minorEastAsia" w:hint="eastAsia"/>
          <w:lang w:eastAsia="zh-HK"/>
        </w:rPr>
        <w:t xml:space="preserve"> </w:t>
      </w:r>
      <w:r w:rsidRPr="00603F03">
        <w:t xml:space="preserve">Eq. 2 is replace by x(t), the </w:t>
      </w:r>
      <w:r>
        <w:t>PSD</w:t>
      </w:r>
      <w:r w:rsidRPr="00603F03">
        <w:t xml:space="preserve"> of</w:t>
      </w:r>
      <w:r>
        <w:rPr>
          <w:rFonts w:eastAsiaTheme="minorEastAsia" w:hint="eastAsia"/>
          <w:lang w:eastAsia="zh-HK"/>
        </w:rPr>
        <w:t xml:space="preserve"> </w:t>
      </w:r>
      <w:r w:rsidRPr="00603F03">
        <w:t>CH is obtained.</w:t>
      </w:r>
    </w:p>
    <w:p w:rsidR="00D62C01" w:rsidRPr="00A842A3" w:rsidRDefault="00D62C01" w:rsidP="00D62C01">
      <w:pPr>
        <w:pStyle w:val="BodyText"/>
      </w:pPr>
      <w:r w:rsidRPr="00A842A3">
        <w:rPr>
          <w:rFonts w:hint="eastAsia"/>
        </w:rPr>
        <w:t xml:space="preserve">After </w:t>
      </w:r>
      <w:r w:rsidRPr="00A842A3">
        <w:t>obtaining</w:t>
      </w:r>
      <w:r w:rsidRPr="00A842A3">
        <w:rPr>
          <w:rFonts w:hint="eastAsia"/>
        </w:rPr>
        <w:t xml:space="preserve"> the CSD </w:t>
      </w:r>
      <w:r>
        <w:rPr>
          <w:rFonts w:eastAsiaTheme="minorEastAsia" w:hint="eastAsia"/>
          <w:lang w:eastAsia="zh-HK"/>
        </w:rPr>
        <w:t xml:space="preserve">and PSD, the </w:t>
      </w:r>
      <w:r w:rsidRPr="00A842A3">
        <w:rPr>
          <w:rFonts w:hint="eastAsia"/>
        </w:rPr>
        <w:t xml:space="preserve">peak-picking (PP) technique proposed by </w:t>
      </w:r>
      <w:r w:rsidR="00EA06C0" w:rsidRPr="00A842A3">
        <w:fldChar w:fldCharType="begin"/>
      </w:r>
      <w:r w:rsidRPr="00A842A3">
        <w:instrText xml:space="preserve"> ADDIN EN.CITE &lt;EndNote&gt;&lt;Cite&gt;&lt;Author&gt;Ewins&lt;/Author&gt;&lt;Year&gt;1984&lt;/Year&gt;&lt;RecNum&gt;165&lt;/RecNum&gt;&lt;record&gt;&lt;rec-number&gt;165&lt;/rec-number&gt;&lt;foreign-keys&gt;&lt;key app="EN" db-id="pppvv0f5o2ssd9edpwxxvdffxewtsx9t0fwt"&gt;165&lt;/key&gt;&lt;/foreign-keys&gt;&lt;ref-type name="Book"&gt;6&lt;/ref-type&gt;&lt;contributors&gt;&lt;authors&gt;&lt;author&gt;Ewins, DJ&lt;/author&gt;&lt;/authors&gt;&lt;/contributors&gt;&lt;titles&gt;&lt;title&gt;Modal testing: theory and practice&lt;/title&gt;&lt;/titles&gt;&lt;dates&gt;&lt;year&gt;1984&lt;/year&gt;&lt;/dates&gt;&lt;publisher&gt;Research Studies&lt;/publisher&gt;&lt;urls&gt;&lt;/urls&gt;&lt;/record&gt;&lt;/Cite&gt;&lt;/EndNote&gt;</w:instrText>
      </w:r>
      <w:r w:rsidR="00EA06C0" w:rsidRPr="00A842A3">
        <w:fldChar w:fldCharType="separate"/>
      </w:r>
      <w:r w:rsidRPr="00A842A3">
        <w:t>[36]</w:t>
      </w:r>
      <w:r w:rsidR="00EA06C0" w:rsidRPr="00A842A3">
        <w:fldChar w:fldCharType="end"/>
      </w:r>
      <w:r w:rsidRPr="00A842A3">
        <w:rPr>
          <w:rFonts w:hint="eastAsia"/>
        </w:rPr>
        <w:t xml:space="preserve"> is adopted</w:t>
      </w:r>
      <w:r>
        <w:rPr>
          <w:rFonts w:eastAsiaTheme="minorEastAsia" w:hint="eastAsia"/>
          <w:lang w:eastAsia="zh-HK"/>
        </w:rPr>
        <w:t xml:space="preserve"> to extract natural frequencies</w:t>
      </w:r>
      <w:r>
        <w:rPr>
          <w:rFonts w:hint="eastAsia"/>
        </w:rPr>
        <w:t xml:space="preserve">. </w:t>
      </w:r>
      <w:r>
        <w:rPr>
          <w:rFonts w:eastAsiaTheme="minorEastAsia" w:hint="eastAsia"/>
          <w:lang w:eastAsia="zh-HK"/>
        </w:rPr>
        <w:t>In</w:t>
      </w:r>
      <w:r w:rsidRPr="00A842A3">
        <w:rPr>
          <w:rFonts w:hint="eastAsia"/>
        </w:rPr>
        <w:t xml:space="preserve"> </w:t>
      </w:r>
      <w:r>
        <w:rPr>
          <w:rFonts w:eastAsiaTheme="minorEastAsia" w:hint="eastAsia"/>
          <w:lang w:eastAsia="zh-HK"/>
        </w:rPr>
        <w:t>PP</w:t>
      </w:r>
      <w:r w:rsidRPr="00A842A3">
        <w:rPr>
          <w:rFonts w:hint="eastAsia"/>
        </w:rPr>
        <w:t>, e</w:t>
      </w:r>
      <w:r w:rsidRPr="00A842A3">
        <w:t xml:space="preserve">ach node picks the p largest peaks from its </w:t>
      </w:r>
      <w:r w:rsidRPr="00A842A3">
        <w:rPr>
          <w:rFonts w:hint="eastAsia"/>
        </w:rPr>
        <w:t xml:space="preserve">CSD (for the </w:t>
      </w:r>
      <w:r>
        <w:rPr>
          <w:rFonts w:eastAsiaTheme="minorEastAsia" w:hint="eastAsia"/>
          <w:lang w:eastAsia="zh-HK"/>
        </w:rPr>
        <w:t>CH</w:t>
      </w:r>
      <w:r w:rsidRPr="00A842A3">
        <w:rPr>
          <w:rFonts w:hint="eastAsia"/>
        </w:rPr>
        <w:t>, the PSD</w:t>
      </w:r>
      <w:r>
        <w:rPr>
          <w:rFonts w:eastAsiaTheme="minorEastAsia" w:hint="eastAsia"/>
          <w:lang w:eastAsia="zh-HK"/>
        </w:rPr>
        <w:t xml:space="preserve"> is used</w:t>
      </w:r>
      <w:r w:rsidRPr="00A842A3">
        <w:rPr>
          <w:rFonts w:hint="eastAsia"/>
        </w:rPr>
        <w:t xml:space="preserve">) </w:t>
      </w:r>
      <w:r w:rsidRPr="00A842A3">
        <w:t xml:space="preserve">by scanning for </w:t>
      </w:r>
      <w:r w:rsidRPr="00A842A3">
        <w:lastRenderedPageBreak/>
        <w:t xml:space="preserve">frequencies at which the value of the </w:t>
      </w:r>
      <w:r w:rsidRPr="00A842A3">
        <w:rPr>
          <w:rFonts w:hint="eastAsia"/>
        </w:rPr>
        <w:t>spectrum</w:t>
      </w:r>
      <w:r w:rsidRPr="00A842A3">
        <w:t xml:space="preserve"> is significantly and consistently higher than the value of the </w:t>
      </w:r>
      <w:r w:rsidRPr="00A842A3">
        <w:rPr>
          <w:rFonts w:hint="eastAsia"/>
        </w:rPr>
        <w:t>spectrum</w:t>
      </w:r>
      <w:r w:rsidRPr="00A842A3">
        <w:t xml:space="preserve"> at</w:t>
      </w:r>
      <w:r w:rsidRPr="00A842A3">
        <w:rPr>
          <w:rFonts w:hint="eastAsia"/>
        </w:rPr>
        <w:t xml:space="preserve"> surrounding </w:t>
      </w:r>
      <w:r w:rsidRPr="00A842A3">
        <w:t>frequencies</w:t>
      </w:r>
      <w:r w:rsidRPr="00A842A3">
        <w:rPr>
          <w:rFonts w:hint="eastAsia"/>
        </w:rPr>
        <w:t xml:space="preserve">. </w:t>
      </w:r>
      <w:r w:rsidRPr="00A842A3">
        <w:t>If less than p peaks are found, zeros will be returned in place of the missing peaks</w:t>
      </w:r>
      <w:r w:rsidRPr="00A842A3">
        <w:rPr>
          <w:rFonts w:hint="eastAsia"/>
        </w:rPr>
        <w:t xml:space="preserve">. A typical CSD and the natural frequencies using the </w:t>
      </w:r>
      <w:r>
        <w:rPr>
          <w:rFonts w:eastAsiaTheme="minorEastAsia" w:hint="eastAsia"/>
          <w:lang w:eastAsia="zh-HK"/>
        </w:rPr>
        <w:t>PP</w:t>
      </w:r>
      <w:r w:rsidRPr="00A842A3">
        <w:rPr>
          <w:rFonts w:hint="eastAsia"/>
        </w:rPr>
        <w:t xml:space="preserve"> method are </w:t>
      </w:r>
      <w:r w:rsidRPr="00A842A3">
        <w:t>illustrated</w:t>
      </w:r>
      <w:r w:rsidRPr="00A842A3">
        <w:rPr>
          <w:rFonts w:hint="eastAsia"/>
        </w:rPr>
        <w:t xml:space="preserve"> in Fig. </w:t>
      </w:r>
      <w:r>
        <w:rPr>
          <w:rFonts w:eastAsiaTheme="minorEastAsia" w:hint="eastAsia"/>
          <w:lang w:eastAsia="zh-HK"/>
        </w:rPr>
        <w:t>8, where</w:t>
      </w:r>
      <w:r w:rsidRPr="00A842A3">
        <w:rPr>
          <w:rFonts w:hint="eastAsia"/>
        </w:rPr>
        <w:t xml:space="preserve"> </w:t>
      </w:r>
      <w:r>
        <w:rPr>
          <w:rFonts w:eastAsiaTheme="minorEastAsia" w:hint="eastAsia"/>
          <w:lang w:eastAsia="zh-HK"/>
        </w:rPr>
        <w:t>the</w:t>
      </w:r>
      <w:r w:rsidRPr="00A842A3">
        <w:rPr>
          <w:rFonts w:hint="eastAsia"/>
        </w:rPr>
        <w:t xml:space="preserve"> extracted natural </w:t>
      </w:r>
      <w:r w:rsidRPr="00A842A3">
        <w:t>frequency</w:t>
      </w:r>
      <w:r w:rsidRPr="00A842A3">
        <w:rPr>
          <w:rFonts w:hint="eastAsia"/>
        </w:rPr>
        <w:t xml:space="preserve"> set is [6</w:t>
      </w:r>
      <w:proofErr w:type="gramStart"/>
      <w:r w:rsidRPr="00A842A3">
        <w:rPr>
          <w:rFonts w:hint="eastAsia"/>
        </w:rPr>
        <w:t>,34,37,99,194,317</w:t>
      </w:r>
      <w:proofErr w:type="gramEnd"/>
      <w:r w:rsidRPr="00A842A3">
        <w:rPr>
          <w:rFonts w:hint="eastAsia"/>
        </w:rPr>
        <w:t>, 470].</w:t>
      </w:r>
    </w:p>
    <w:p w:rsidR="00D62C01" w:rsidRPr="00C45900" w:rsidRDefault="00D62C01" w:rsidP="00D62C01">
      <w:pPr>
        <w:pStyle w:val="figurecaption"/>
        <w:tabs>
          <w:tab w:val="clear" w:pos="720"/>
        </w:tabs>
      </w:pPr>
      <w:r w:rsidRPr="00C45900">
        <w:rPr>
          <w:lang w:eastAsia="zh-CN"/>
        </w:rPr>
        <w:drawing>
          <wp:inline distT="0" distB="0" distL="0" distR="0">
            <wp:extent cx="2529840" cy="1255433"/>
            <wp:effectExtent l="0" t="0" r="0" b="0"/>
            <wp:docPr id="42"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40"/>
                    <pic:cNvPicPr>
                      <a:picLocks noChangeAspect="1" noChangeArrowheads="1"/>
                    </pic:cNvPicPr>
                  </pic:nvPicPr>
                  <pic:blipFill>
                    <a:blip r:embed="rId23" cstate="print"/>
                    <a:srcRect/>
                    <a:stretch>
                      <a:fillRect/>
                    </a:stretch>
                  </pic:blipFill>
                  <pic:spPr bwMode="auto">
                    <a:xfrm>
                      <a:off x="0" y="0"/>
                      <a:ext cx="2529840" cy="1255433"/>
                    </a:xfrm>
                    <a:prstGeom prst="rect">
                      <a:avLst/>
                    </a:prstGeom>
                    <a:noFill/>
                    <a:ln w="9525">
                      <a:noFill/>
                      <a:miter lim="800000"/>
                      <a:headEnd/>
                      <a:tailEnd/>
                    </a:ln>
                  </pic:spPr>
                </pic:pic>
              </a:graphicData>
            </a:graphic>
          </wp:inline>
        </w:drawing>
      </w:r>
    </w:p>
    <w:p w:rsidR="00D62C01" w:rsidRPr="00C45900" w:rsidRDefault="00D62C01" w:rsidP="00D62C01">
      <w:pPr>
        <w:pStyle w:val="figurecaption"/>
        <w:tabs>
          <w:tab w:val="clear" w:pos="720"/>
        </w:tabs>
      </w:pPr>
      <w:r w:rsidRPr="00C45900">
        <w:t xml:space="preserve">Figure </w:t>
      </w:r>
      <w:fldSimple w:instr=" SEQ Figure \* ARABIC ">
        <w:r w:rsidR="00CB2CC9">
          <w:t>8</w:t>
        </w:r>
      </w:fldSimple>
      <w:r w:rsidRPr="00C45900">
        <w:rPr>
          <w:rFonts w:hint="eastAsia"/>
        </w:rPr>
        <w:t xml:space="preserve"> A typical CSD function and the natural frequencies extracted using the </w:t>
      </w:r>
      <w:r w:rsidR="00CD008C">
        <w:rPr>
          <w:rFonts w:eastAsiaTheme="minorEastAsia" w:hint="eastAsia"/>
          <w:lang w:eastAsia="zh-HK"/>
        </w:rPr>
        <w:t>PP</w:t>
      </w:r>
      <w:r w:rsidRPr="00C45900">
        <w:rPr>
          <w:rFonts w:hint="eastAsia"/>
        </w:rPr>
        <w:t xml:space="preserve"> method (each red dot corresponds to a natural frequency)</w:t>
      </w:r>
    </w:p>
    <w:p w:rsidR="00D62C01" w:rsidRPr="00363B17" w:rsidRDefault="00D62C01" w:rsidP="00D62C01">
      <w:pPr>
        <w:pStyle w:val="Heading2"/>
        <w:rPr>
          <w:lang w:eastAsia="zh-CN"/>
        </w:rPr>
      </w:pPr>
      <w:r>
        <w:rPr>
          <w:rFonts w:eastAsiaTheme="minorEastAsia" w:hint="eastAsia"/>
          <w:lang w:eastAsia="zh-HK"/>
        </w:rPr>
        <w:t xml:space="preserve">Natural </w:t>
      </w:r>
      <w:r w:rsidRPr="00363B17">
        <w:rPr>
          <w:rFonts w:hint="eastAsia"/>
          <w:lang w:eastAsia="zh-CN"/>
        </w:rPr>
        <w:t xml:space="preserve">Frequency </w:t>
      </w:r>
      <w:r>
        <w:rPr>
          <w:rFonts w:eastAsiaTheme="minorEastAsia" w:hint="eastAsia"/>
          <w:lang w:eastAsia="zh-HK"/>
        </w:rPr>
        <w:t>M</w:t>
      </w:r>
      <w:r w:rsidRPr="00363B17">
        <w:rPr>
          <w:rFonts w:hint="eastAsia"/>
          <w:lang w:eastAsia="zh-CN"/>
        </w:rPr>
        <w:t>atching</w:t>
      </w:r>
    </w:p>
    <w:p w:rsidR="00D62C01" w:rsidRPr="002D71A5" w:rsidRDefault="00D62C01" w:rsidP="00D62C01">
      <w:pPr>
        <w:pStyle w:val="BodyText"/>
      </w:pPr>
      <w:r>
        <w:rPr>
          <w:rFonts w:eastAsiaTheme="minorEastAsia" w:hint="eastAsia"/>
          <w:lang w:eastAsia="zh-HK"/>
        </w:rPr>
        <w:t>After the frequency set of each sensor node has been identified in a cluster, faulty sensor nodes can be identified by comparing these frequency sets.  However, i</w:t>
      </w:r>
      <w:r w:rsidRPr="002D71A5">
        <w:rPr>
          <w:rFonts w:hint="eastAsia"/>
        </w:rPr>
        <w:t xml:space="preserve">t should be noted </w:t>
      </w:r>
      <w:r>
        <w:rPr>
          <w:rFonts w:eastAsiaTheme="minorEastAsia" w:hint="eastAsia"/>
          <w:lang w:eastAsia="zh-HK"/>
        </w:rPr>
        <w:t xml:space="preserve">the identified natural frequency set from each sensor </w:t>
      </w:r>
      <w:r>
        <w:rPr>
          <w:rFonts w:eastAsiaTheme="minorEastAsia"/>
          <w:lang w:eastAsia="zh-HK"/>
        </w:rPr>
        <w:t>node</w:t>
      </w:r>
      <w:r w:rsidRPr="002D71A5">
        <w:t xml:space="preserve"> is</w:t>
      </w:r>
      <w:r>
        <w:rPr>
          <w:rFonts w:eastAsiaTheme="minorEastAsia" w:hint="eastAsia"/>
          <w:lang w:eastAsia="zh-HK"/>
        </w:rPr>
        <w:t xml:space="preserve"> a vector (we define natural frequency set from node </w:t>
      </w:r>
      <w:proofErr w:type="spellStart"/>
      <w:r>
        <w:rPr>
          <w:rFonts w:eastAsiaTheme="minorEastAsia" w:hint="eastAsia"/>
          <w:lang w:eastAsia="zh-HK"/>
        </w:rPr>
        <w:t>i</w:t>
      </w:r>
      <w:proofErr w:type="spellEnd"/>
      <w:r>
        <w:rPr>
          <w:rFonts w:eastAsiaTheme="minorEastAsia" w:hint="eastAsia"/>
          <w:lang w:eastAsia="zh-HK"/>
        </w:rPr>
        <w:t xml:space="preserve"> </w:t>
      </w:r>
      <w:proofErr w:type="gramStart"/>
      <w:r>
        <w:rPr>
          <w:rFonts w:eastAsiaTheme="minorEastAsia" w:hint="eastAsia"/>
          <w:lang w:eastAsia="zh-HK"/>
        </w:rPr>
        <w:t xml:space="preserve">as </w:t>
      </w:r>
      <m:oMath>
        <w:proofErr w:type="gramEnd"/>
        <m:sSub>
          <m:sSubPr>
            <m:ctrlPr>
              <w:rPr>
                <w:rFonts w:ascii="Cambria Math" w:eastAsia="PMingLiU" w:hAnsi="Cambria Math"/>
                <w:lang w:eastAsia="zh-CN"/>
              </w:rPr>
            </m:ctrlPr>
          </m:sSubPr>
          <m:e>
            <m:r>
              <m:rPr>
                <m:sty m:val="b"/>
              </m:rPr>
              <w:rPr>
                <w:rFonts w:ascii="Cambria Math" w:eastAsia="PMingLiU" w:hAnsi="Cambria Math"/>
                <w:lang w:eastAsia="zh-CN"/>
              </w:rPr>
              <m:t>f</m:t>
            </m:r>
          </m:e>
          <m:sub>
            <m:r>
              <m:rPr>
                <m:sty m:val="p"/>
              </m:rPr>
              <w:rPr>
                <w:rFonts w:ascii="Cambria Math" w:eastAsia="PMingLiU" w:hAnsi="Cambria Math"/>
                <w:lang w:eastAsia="zh-CN"/>
              </w:rPr>
              <m:t>i</m:t>
            </m:r>
          </m:sub>
        </m:sSub>
        <m:r>
          <m:rPr>
            <m:sty m:val="p"/>
          </m:rPr>
          <w:rPr>
            <w:rFonts w:ascii="Cambria Math" w:eastAsia="PMingLiU" w:hAnsi="Cambria Math"/>
            <w:lang w:eastAsia="zh-CN"/>
          </w:rPr>
          <m:t>=[</m:t>
        </m:r>
        <m:sSubSup>
          <m:sSubSupPr>
            <m:ctrlPr>
              <w:rPr>
                <w:rFonts w:ascii="Cambria Math" w:eastAsia="PMingLiU" w:hAnsi="Cambria Math"/>
                <w:lang w:eastAsia="zh-CN"/>
              </w:rPr>
            </m:ctrlPr>
          </m:sSubSupPr>
          <m:e>
            <m:r>
              <m:rPr>
                <m:sty m:val="p"/>
              </m:rPr>
              <w:rPr>
                <w:rFonts w:ascii="Cambria Math" w:eastAsia="PMingLiU" w:hAnsi="Cambria Math"/>
                <w:lang w:eastAsia="zh-CN"/>
              </w:rPr>
              <m:t>f</m:t>
            </m:r>
          </m:e>
          <m:sub>
            <m:r>
              <m:rPr>
                <m:sty m:val="p"/>
              </m:rPr>
              <w:rPr>
                <w:rFonts w:ascii="Cambria Math" w:eastAsia="PMingLiU" w:hAnsi="Cambria Math"/>
                <w:lang w:eastAsia="zh-CN"/>
              </w:rPr>
              <m:t>i</m:t>
            </m:r>
          </m:sub>
          <m:sup>
            <m:r>
              <m:rPr>
                <m:sty m:val="p"/>
              </m:rPr>
              <w:rPr>
                <w:rFonts w:ascii="Cambria Math" w:eastAsia="PMingLiU" w:hAnsi="Cambria Math"/>
                <w:lang w:eastAsia="zh-CN"/>
              </w:rPr>
              <m:t>1</m:t>
            </m:r>
          </m:sup>
        </m:sSubSup>
        <m:r>
          <m:rPr>
            <m:sty m:val="p"/>
          </m:rPr>
          <w:rPr>
            <w:rFonts w:ascii="Cambria Math" w:eastAsia="PMingLiU" w:hAnsi="Cambria Math"/>
            <w:lang w:eastAsia="zh-CN"/>
          </w:rPr>
          <m:t>,</m:t>
        </m:r>
        <m:sSubSup>
          <m:sSubSupPr>
            <m:ctrlPr>
              <w:rPr>
                <w:rFonts w:ascii="Cambria Math" w:eastAsia="PMingLiU" w:hAnsi="Cambria Math"/>
                <w:lang w:eastAsia="zh-CN"/>
              </w:rPr>
            </m:ctrlPr>
          </m:sSubSupPr>
          <m:e>
            <m:r>
              <m:rPr>
                <m:sty m:val="p"/>
              </m:rPr>
              <w:rPr>
                <w:rFonts w:ascii="Cambria Math" w:eastAsia="PMingLiU" w:hAnsi="Cambria Math"/>
                <w:lang w:eastAsia="zh-CN"/>
              </w:rPr>
              <m:t>f</m:t>
            </m:r>
          </m:e>
          <m:sub>
            <m:r>
              <m:rPr>
                <m:sty m:val="p"/>
              </m:rPr>
              <w:rPr>
                <w:rFonts w:ascii="Cambria Math" w:eastAsia="PMingLiU" w:hAnsi="Cambria Math"/>
                <w:lang w:eastAsia="zh-CN"/>
              </w:rPr>
              <m:t>i</m:t>
            </m:r>
          </m:sub>
          <m:sup>
            <m:r>
              <m:rPr>
                <m:sty m:val="p"/>
              </m:rPr>
              <w:rPr>
                <w:rFonts w:ascii="Cambria Math" w:eastAsia="PMingLiU" w:hAnsi="Cambria Math"/>
                <w:lang w:eastAsia="zh-CN"/>
              </w:rPr>
              <m:t>2</m:t>
            </m:r>
          </m:sup>
        </m:sSubSup>
        <m:r>
          <m:rPr>
            <m:sty m:val="p"/>
          </m:rPr>
          <w:rPr>
            <w:rFonts w:ascii="Cambria Math" w:eastAsia="PMingLiU" w:hAnsi="Cambria Math"/>
            <w:lang w:eastAsia="zh-CN"/>
          </w:rPr>
          <m:t>,..</m:t>
        </m:r>
        <m:sSubSup>
          <m:sSubSupPr>
            <m:ctrlPr>
              <w:rPr>
                <w:rFonts w:ascii="Cambria Math" w:eastAsia="PMingLiU" w:hAnsi="Cambria Math"/>
                <w:lang w:eastAsia="zh-CN"/>
              </w:rPr>
            </m:ctrlPr>
          </m:sSubSupPr>
          <m:e>
            <m:r>
              <m:rPr>
                <m:sty m:val="p"/>
              </m:rPr>
              <w:rPr>
                <w:rFonts w:ascii="Cambria Math" w:eastAsia="PMingLiU" w:hAnsi="Cambria Math"/>
                <w:lang w:eastAsia="zh-CN"/>
              </w:rPr>
              <m:t>f</m:t>
            </m:r>
          </m:e>
          <m:sub>
            <m:r>
              <m:rPr>
                <m:sty m:val="p"/>
              </m:rPr>
              <w:rPr>
                <w:rFonts w:ascii="Cambria Math" w:eastAsia="PMingLiU" w:hAnsi="Cambria Math"/>
                <w:lang w:eastAsia="zh-CN"/>
              </w:rPr>
              <m:t>i</m:t>
            </m:r>
          </m:sub>
          <m:sup>
            <m:r>
              <m:rPr>
                <m:sty m:val="p"/>
              </m:rPr>
              <w:rPr>
                <w:rFonts w:ascii="Cambria Math" w:eastAsia="PMingLiU" w:hAnsi="Cambria Math"/>
                <w:lang w:eastAsia="zh-CN"/>
              </w:rPr>
              <m:t>p</m:t>
            </m:r>
          </m:sup>
        </m:sSubSup>
        <m:r>
          <m:rPr>
            <m:sty m:val="p"/>
          </m:rPr>
          <w:rPr>
            <w:rFonts w:ascii="Cambria Math" w:eastAsia="PMingLiU" w:hAnsi="Cambria Math"/>
            <w:lang w:eastAsia="zh-CN"/>
          </w:rPr>
          <m:t>]</m:t>
        </m:r>
      </m:oMath>
      <w:r>
        <w:rPr>
          <w:rFonts w:eastAsiaTheme="minorEastAsia" w:hint="eastAsia"/>
          <w:lang w:eastAsia="zh-HK"/>
        </w:rPr>
        <w:t>,</w:t>
      </w:r>
      <w:r w:rsidRPr="002D71A5">
        <w:rPr>
          <w:rFonts w:hint="eastAsia"/>
        </w:rPr>
        <w:t xml:space="preserve"> </w:t>
      </w:r>
      <w:r>
        <w:rPr>
          <w:rFonts w:eastAsiaTheme="minorEastAsia" w:hint="eastAsia"/>
          <w:lang w:eastAsia="zh-HK"/>
        </w:rPr>
        <w:t>where</w:t>
      </w:r>
      <w:r w:rsidRPr="002D71A5">
        <w:rPr>
          <w:rFonts w:hint="eastAsia"/>
        </w:rPr>
        <w:t xml:space="preserve"> </w:t>
      </w:r>
      <m:oMath>
        <m:sSubSup>
          <m:sSubSupPr>
            <m:ctrlPr>
              <w:rPr>
                <w:rFonts w:ascii="Cambria Math" w:eastAsia="PMingLiU" w:hAnsi="Cambria Math"/>
                <w:lang w:eastAsia="zh-CN"/>
              </w:rPr>
            </m:ctrlPr>
          </m:sSubSupPr>
          <m:e>
            <m:r>
              <m:rPr>
                <m:sty m:val="p"/>
              </m:rPr>
              <w:rPr>
                <w:rFonts w:ascii="Cambria Math" w:eastAsia="PMingLiU" w:hAnsi="Cambria Math"/>
                <w:lang w:eastAsia="zh-CN"/>
              </w:rPr>
              <m:t>f</m:t>
            </m:r>
          </m:e>
          <m:sub>
            <m:r>
              <m:rPr>
                <m:sty m:val="p"/>
              </m:rPr>
              <w:rPr>
                <w:rFonts w:ascii="Cambria Math" w:eastAsia="PMingLiU" w:hAnsi="Cambria Math"/>
                <w:lang w:eastAsia="zh-CN"/>
              </w:rPr>
              <m:t>i</m:t>
            </m:r>
          </m:sub>
          <m:sup>
            <m:r>
              <m:rPr>
                <m:sty m:val="p"/>
              </m:rPr>
              <w:rPr>
                <w:rFonts w:ascii="Cambria Math" w:eastAsia="PMingLiU" w:hAnsi="Cambria Math"/>
                <w:lang w:eastAsia="zh-CN"/>
              </w:rPr>
              <m:t>k</m:t>
            </m:r>
          </m:sup>
        </m:sSubSup>
      </m:oMath>
      <w:r w:rsidRPr="002D71A5">
        <w:rPr>
          <w:rFonts w:hint="eastAsia"/>
        </w:rPr>
        <w:t xml:space="preserve"> (k=1</w:t>
      </w:r>
      <w:r w:rsidRPr="002D71A5">
        <w:t>…</w:t>
      </w:r>
      <w:r w:rsidRPr="002D71A5">
        <w:rPr>
          <w:rFonts w:hint="eastAsia"/>
        </w:rPr>
        <w:t xml:space="preserve">p) is the </w:t>
      </w:r>
      <w:proofErr w:type="spellStart"/>
      <w:r>
        <w:rPr>
          <w:rFonts w:eastAsiaTheme="minorEastAsia" w:hint="eastAsia"/>
          <w:lang w:eastAsia="zh-HK"/>
        </w:rPr>
        <w:t>k</w:t>
      </w:r>
      <w:r w:rsidRPr="000A11CE">
        <w:rPr>
          <w:rFonts w:eastAsiaTheme="minorEastAsia" w:hint="eastAsia"/>
          <w:vertAlign w:val="superscript"/>
          <w:lang w:eastAsia="zh-HK"/>
        </w:rPr>
        <w:t>th</w:t>
      </w:r>
      <w:proofErr w:type="spellEnd"/>
      <w:r>
        <w:rPr>
          <w:rFonts w:eastAsiaTheme="minorEastAsia" w:hint="eastAsia"/>
          <w:lang w:eastAsia="zh-HK"/>
        </w:rPr>
        <w:t xml:space="preserve"> </w:t>
      </w:r>
      <w:r w:rsidRPr="002D71A5">
        <w:t>natural</w:t>
      </w:r>
      <w:r w:rsidRPr="002D71A5">
        <w:rPr>
          <w:rFonts w:hint="eastAsia"/>
        </w:rPr>
        <w:t xml:space="preserve"> frequency </w:t>
      </w:r>
      <w:r>
        <w:rPr>
          <w:rFonts w:eastAsiaTheme="minorEastAsia" w:hint="eastAsia"/>
          <w:lang w:eastAsia="zh-HK"/>
        </w:rPr>
        <w:t xml:space="preserve">of </w:t>
      </w:r>
      <m:oMath>
        <m:sSub>
          <m:sSubPr>
            <m:ctrlPr>
              <w:rPr>
                <w:rFonts w:ascii="Cambria Math" w:eastAsia="PMingLiU" w:hAnsi="Cambria Math"/>
                <w:lang w:eastAsia="zh-CN"/>
              </w:rPr>
            </m:ctrlPr>
          </m:sSubPr>
          <m:e>
            <m:r>
              <m:rPr>
                <m:sty m:val="b"/>
              </m:rPr>
              <w:rPr>
                <w:rFonts w:ascii="Cambria Math" w:eastAsia="PMingLiU" w:hAnsi="Cambria Math"/>
                <w:lang w:eastAsia="zh-CN"/>
              </w:rPr>
              <m:t>f</m:t>
            </m:r>
          </m:e>
          <m:sub>
            <m:r>
              <m:rPr>
                <m:sty m:val="p"/>
              </m:rPr>
              <w:rPr>
                <w:rFonts w:ascii="Cambria Math" w:eastAsia="PMingLiU" w:hAnsi="Cambria Math"/>
                <w:lang w:eastAsia="zh-CN"/>
              </w:rPr>
              <m:t>i</m:t>
            </m:r>
          </m:sub>
        </m:sSub>
      </m:oMath>
      <w:r>
        <w:rPr>
          <w:rFonts w:eastAsiaTheme="minorEastAsia" w:hint="eastAsia"/>
          <w:lang w:eastAsia="zh-HK"/>
        </w:rPr>
        <w:t>). D</w:t>
      </w:r>
      <w:r w:rsidRPr="002D71A5">
        <w:rPr>
          <w:rFonts w:hint="eastAsia"/>
        </w:rPr>
        <w:t xml:space="preserve">ue to </w:t>
      </w:r>
      <w:r>
        <w:rPr>
          <w:rFonts w:eastAsiaTheme="minorEastAsia" w:hint="eastAsia"/>
          <w:lang w:eastAsia="zh-HK"/>
        </w:rPr>
        <w:t xml:space="preserve">the environmental </w:t>
      </w:r>
      <w:r w:rsidRPr="002D71A5">
        <w:rPr>
          <w:rFonts w:hint="eastAsia"/>
        </w:rPr>
        <w:t>noise</w:t>
      </w:r>
      <w:r>
        <w:rPr>
          <w:rFonts w:eastAsiaTheme="minorEastAsia" w:hint="eastAsia"/>
          <w:lang w:eastAsia="zh-HK"/>
        </w:rPr>
        <w:t>, different deployed locations</w:t>
      </w:r>
      <w:r w:rsidRPr="002D71A5">
        <w:rPr>
          <w:rFonts w:hint="eastAsia"/>
        </w:rPr>
        <w:t xml:space="preserve">, </w:t>
      </w:r>
      <w:r>
        <w:rPr>
          <w:rFonts w:eastAsiaTheme="minorEastAsia" w:hint="eastAsia"/>
          <w:lang w:eastAsia="zh-HK"/>
        </w:rPr>
        <w:t xml:space="preserve">we cannot </w:t>
      </w:r>
      <w:r>
        <w:rPr>
          <w:rFonts w:eastAsiaTheme="minorEastAsia"/>
          <w:lang w:eastAsia="zh-HK"/>
        </w:rPr>
        <w:t>guarantee</w:t>
      </w:r>
      <w:r>
        <w:rPr>
          <w:rFonts w:eastAsiaTheme="minorEastAsia" w:hint="eastAsia"/>
          <w:lang w:eastAsia="zh-HK"/>
        </w:rPr>
        <w:t xml:space="preserve"> that the </w:t>
      </w:r>
      <w:proofErr w:type="spellStart"/>
      <w:r>
        <w:rPr>
          <w:rFonts w:eastAsiaTheme="minorEastAsia" w:hint="eastAsia"/>
          <w:lang w:eastAsia="zh-HK"/>
        </w:rPr>
        <w:t>k</w:t>
      </w:r>
      <w:r w:rsidRPr="000A11CE">
        <w:rPr>
          <w:rFonts w:eastAsiaTheme="minorEastAsia" w:hint="eastAsia"/>
          <w:vertAlign w:val="superscript"/>
          <w:lang w:eastAsia="zh-HK"/>
        </w:rPr>
        <w:t>th</w:t>
      </w:r>
      <w:proofErr w:type="spellEnd"/>
      <w:r>
        <w:rPr>
          <w:rFonts w:eastAsiaTheme="minorEastAsia" w:hint="eastAsia"/>
          <w:lang w:eastAsia="zh-HK"/>
        </w:rPr>
        <w:t xml:space="preserve"> </w:t>
      </w:r>
      <w:r w:rsidRPr="002D71A5">
        <w:t>natural</w:t>
      </w:r>
      <w:r w:rsidRPr="002D71A5">
        <w:rPr>
          <w:rFonts w:hint="eastAsia"/>
        </w:rPr>
        <w:t xml:space="preserve"> frequency </w:t>
      </w:r>
      <w:r>
        <w:rPr>
          <w:rFonts w:eastAsiaTheme="minorEastAsia" w:hint="eastAsia"/>
          <w:lang w:eastAsia="zh-HK"/>
        </w:rPr>
        <w:t xml:space="preserve">of two sensor node correspond to the same </w:t>
      </w:r>
      <w:r>
        <w:rPr>
          <w:rFonts w:eastAsiaTheme="minorEastAsia"/>
          <w:lang w:eastAsia="zh-HK"/>
        </w:rPr>
        <w:t>vibration</w:t>
      </w:r>
      <w:r>
        <w:rPr>
          <w:rFonts w:eastAsiaTheme="minorEastAsia" w:hint="eastAsia"/>
          <w:lang w:eastAsia="zh-HK"/>
        </w:rPr>
        <w:t xml:space="preserve"> pattern of the structure. </w:t>
      </w:r>
      <w:r w:rsidRPr="002D71A5">
        <w:rPr>
          <w:rFonts w:hint="eastAsia"/>
        </w:rPr>
        <w:t xml:space="preserve">Some sensor nodes, although they are </w:t>
      </w:r>
      <w:r w:rsidRPr="002D71A5">
        <w:t>healthy</w:t>
      </w:r>
      <w:r w:rsidRPr="002D71A5">
        <w:rPr>
          <w:rFonts w:hint="eastAsia"/>
        </w:rPr>
        <w:t xml:space="preserve">, may miss identifying some true natural frequencies or </w:t>
      </w:r>
      <w:r w:rsidRPr="002D71A5">
        <w:t>erroneously</w:t>
      </w:r>
      <w:r w:rsidRPr="002D71A5">
        <w:rPr>
          <w:rFonts w:hint="eastAsia"/>
        </w:rPr>
        <w:t xml:space="preserve"> obtain several </w:t>
      </w:r>
      <w:r w:rsidRPr="002D71A5">
        <w:t>pseudo</w:t>
      </w:r>
      <w:r w:rsidRPr="002D71A5">
        <w:rPr>
          <w:rFonts w:hint="eastAsia"/>
        </w:rPr>
        <w:t xml:space="preserve"> frequencies.   For example, assume the first four natural frequencies of a structure is </w:t>
      </w:r>
    </w:p>
    <w:tbl>
      <w:tblPr>
        <w:tblW w:w="0" w:type="auto"/>
        <w:tblLook w:val="04A0"/>
      </w:tblPr>
      <w:tblGrid>
        <w:gridCol w:w="1047"/>
        <w:gridCol w:w="2997"/>
        <w:gridCol w:w="1032"/>
      </w:tblGrid>
      <w:tr w:rsidR="00D62C01" w:rsidTr="008216C4">
        <w:tc>
          <w:tcPr>
            <w:tcW w:w="1047" w:type="dxa"/>
            <w:vAlign w:val="center"/>
          </w:tcPr>
          <w:p w:rsidR="00D62C01" w:rsidRPr="00286387" w:rsidRDefault="00D62C01" w:rsidP="008216C4">
            <w:pPr>
              <w:widowControl w:val="0"/>
              <w:autoSpaceDE w:val="0"/>
              <w:autoSpaceDN w:val="0"/>
              <w:adjustRightInd w:val="0"/>
              <w:rPr>
                <w:rFonts w:eastAsiaTheme="minorEastAsia"/>
                <w:lang w:eastAsia="zh-CN"/>
              </w:rPr>
            </w:pPr>
          </w:p>
        </w:tc>
        <w:tc>
          <w:tcPr>
            <w:tcW w:w="2997" w:type="dxa"/>
            <w:vAlign w:val="center"/>
          </w:tcPr>
          <w:p w:rsidR="00D62C01" w:rsidRPr="00286387" w:rsidRDefault="00EA06C0" w:rsidP="008216C4">
            <w:pPr>
              <w:ind w:firstLineChars="50" w:firstLine="100"/>
              <w:rPr>
                <w:rFonts w:eastAsiaTheme="minorEastAsia"/>
                <w:lang w:eastAsia="zh-CN"/>
              </w:rPr>
            </w:pPr>
            <m:oMathPara>
              <m:oMath>
                <m:sSub>
                  <m:sSubPr>
                    <m:ctrlPr>
                      <w:rPr>
                        <w:rFonts w:ascii="Cambria Math" w:eastAsia="PMingLiU" w:hAnsi="Cambria Math"/>
                        <w:lang w:eastAsia="zh-CN"/>
                      </w:rPr>
                    </m:ctrlPr>
                  </m:sSubPr>
                  <m:e>
                    <m:r>
                      <m:rPr>
                        <m:sty m:val="b"/>
                      </m:rPr>
                      <w:rPr>
                        <w:rFonts w:ascii="Cambria Math" w:eastAsia="PMingLiU" w:hAnsi="Cambria Math"/>
                        <w:lang w:eastAsia="zh-CN"/>
                      </w:rPr>
                      <m:t>f</m:t>
                    </m:r>
                  </m:e>
                  <m:sub>
                    <m:r>
                      <m:rPr>
                        <m:sty m:val="p"/>
                      </m:rPr>
                      <w:rPr>
                        <w:rFonts w:ascii="Cambria Math" w:eastAsia="PMingLiU" w:hAnsi="Cambria Math"/>
                        <w:lang w:eastAsia="zh-CN"/>
                      </w:rPr>
                      <m:t>true</m:t>
                    </m:r>
                  </m:sub>
                </m:sSub>
                <m:r>
                  <m:rPr>
                    <m:sty m:val="p"/>
                  </m:rPr>
                  <w:rPr>
                    <w:rFonts w:ascii="Cambria Math" w:eastAsia="PMingLiU" w:hAnsi="Cambria Math"/>
                    <w:lang w:eastAsia="zh-CN"/>
                  </w:rPr>
                  <m:t>=[1, 4, 5, 10]</m:t>
                </m:r>
              </m:oMath>
            </m:oMathPara>
          </w:p>
        </w:tc>
        <w:tc>
          <w:tcPr>
            <w:tcW w:w="1032" w:type="dxa"/>
            <w:vAlign w:val="center"/>
          </w:tcPr>
          <w:p w:rsidR="00D62C01" w:rsidRPr="00286387" w:rsidRDefault="00D62C01" w:rsidP="008216C4">
            <w:pPr>
              <w:widowControl w:val="0"/>
              <w:autoSpaceDE w:val="0"/>
              <w:autoSpaceDN w:val="0"/>
              <w:adjustRightInd w:val="0"/>
              <w:jc w:val="right"/>
              <w:rPr>
                <w:rFonts w:eastAsiaTheme="minorEastAsia"/>
                <w:lang w:eastAsia="zh-CN"/>
              </w:rPr>
            </w:pPr>
            <w:r w:rsidRPr="00286387">
              <w:rPr>
                <w:rFonts w:eastAsiaTheme="minorEastAsia" w:hint="eastAsia"/>
                <w:lang w:eastAsia="zh-CN"/>
              </w:rPr>
              <w:t>(</w:t>
            </w:r>
            <w:r>
              <w:rPr>
                <w:rFonts w:eastAsiaTheme="minorEastAsia" w:hint="eastAsia"/>
                <w:lang w:eastAsia="zh-HK"/>
              </w:rPr>
              <w:t>3</w:t>
            </w:r>
            <w:r w:rsidRPr="00286387">
              <w:rPr>
                <w:rFonts w:eastAsiaTheme="minorEastAsia" w:hint="eastAsia"/>
                <w:lang w:eastAsia="zh-CN"/>
              </w:rPr>
              <w:t>a)</w:t>
            </w:r>
          </w:p>
        </w:tc>
      </w:tr>
    </w:tbl>
    <w:p w:rsidR="00D62C01" w:rsidRPr="002D71A5" w:rsidRDefault="00D62C01" w:rsidP="00D62C01">
      <w:pPr>
        <w:pStyle w:val="BodyText"/>
      </w:pPr>
      <w:r w:rsidRPr="002D71A5">
        <w:t>The</w:t>
      </w:r>
      <w:r w:rsidRPr="002D71A5">
        <w:rPr>
          <w:rFonts w:hint="eastAsia"/>
        </w:rPr>
        <w:t xml:space="preserve"> identified natural frequency sets from two healthy sensor nodes can </w:t>
      </w:r>
      <w:r>
        <w:rPr>
          <w:rFonts w:eastAsiaTheme="minorEastAsia" w:hint="eastAsia"/>
          <w:lang w:eastAsia="zh-HK"/>
        </w:rPr>
        <w:t xml:space="preserve">turned out to </w:t>
      </w:r>
      <w:r w:rsidRPr="002D71A5">
        <w:rPr>
          <w:rFonts w:hint="eastAsia"/>
        </w:rPr>
        <w:t>be as:</w:t>
      </w:r>
    </w:p>
    <w:tbl>
      <w:tblPr>
        <w:tblW w:w="0" w:type="auto"/>
        <w:tblLook w:val="04A0"/>
      </w:tblPr>
      <w:tblGrid>
        <w:gridCol w:w="949"/>
        <w:gridCol w:w="3146"/>
        <w:gridCol w:w="981"/>
      </w:tblGrid>
      <w:tr w:rsidR="00D62C01" w:rsidTr="008216C4">
        <w:tc>
          <w:tcPr>
            <w:tcW w:w="949" w:type="dxa"/>
            <w:vAlign w:val="center"/>
          </w:tcPr>
          <w:p w:rsidR="00D62C01" w:rsidRPr="00286387" w:rsidRDefault="00D62C01" w:rsidP="008216C4">
            <w:pPr>
              <w:widowControl w:val="0"/>
              <w:autoSpaceDE w:val="0"/>
              <w:autoSpaceDN w:val="0"/>
              <w:adjustRightInd w:val="0"/>
              <w:rPr>
                <w:rFonts w:eastAsiaTheme="minorEastAsia"/>
                <w:lang w:eastAsia="zh-CN"/>
              </w:rPr>
            </w:pPr>
          </w:p>
        </w:tc>
        <w:tc>
          <w:tcPr>
            <w:tcW w:w="3146" w:type="dxa"/>
            <w:vAlign w:val="center"/>
          </w:tcPr>
          <w:p w:rsidR="00D62C01" w:rsidRPr="00286387" w:rsidRDefault="00EA06C0" w:rsidP="008216C4">
            <w:pPr>
              <w:ind w:firstLineChars="50" w:firstLine="100"/>
              <w:rPr>
                <w:rFonts w:eastAsiaTheme="minorEastAsia"/>
                <w:lang w:eastAsia="zh-CN"/>
              </w:rPr>
            </w:pPr>
            <m:oMathPara>
              <m:oMath>
                <m:sSub>
                  <m:sSubPr>
                    <m:ctrlPr>
                      <w:rPr>
                        <w:rFonts w:ascii="Cambria Math" w:eastAsia="PMingLiU" w:hAnsi="Cambria Math"/>
                        <w:lang w:eastAsia="zh-CN"/>
                      </w:rPr>
                    </m:ctrlPr>
                  </m:sSubPr>
                  <m:e>
                    <m:r>
                      <m:rPr>
                        <m:sty m:val="b"/>
                      </m:rPr>
                      <w:rPr>
                        <w:rFonts w:ascii="Cambria Math" w:eastAsia="PMingLiU" w:hAnsi="Cambria Math"/>
                        <w:lang w:eastAsia="zh-CN"/>
                      </w:rPr>
                      <m:t>f</m:t>
                    </m:r>
                  </m:e>
                  <m:sub>
                    <m:r>
                      <m:rPr>
                        <m:sty m:val="p"/>
                      </m:rPr>
                      <w:rPr>
                        <w:rFonts w:ascii="Cambria Math" w:eastAsia="PMingLiU" w:hAnsi="Cambria Math"/>
                        <w:lang w:eastAsia="zh-CN"/>
                      </w:rPr>
                      <m:t>1</m:t>
                    </m:r>
                  </m:sub>
                </m:sSub>
                <m:r>
                  <m:rPr>
                    <m:sty m:val="p"/>
                  </m:rPr>
                  <w:rPr>
                    <w:rFonts w:ascii="Cambria Math" w:eastAsia="PMingLiU" w:hAnsi="Cambria Math"/>
                    <w:lang w:eastAsia="zh-CN"/>
                  </w:rPr>
                  <m:t>=[1.1, 3.0, 4.1, 9.9]</m:t>
                </m:r>
              </m:oMath>
            </m:oMathPara>
          </w:p>
        </w:tc>
        <w:tc>
          <w:tcPr>
            <w:tcW w:w="981" w:type="dxa"/>
            <w:vAlign w:val="center"/>
          </w:tcPr>
          <w:p w:rsidR="00D62C01" w:rsidRPr="00286387" w:rsidRDefault="00D62C01" w:rsidP="008216C4">
            <w:pPr>
              <w:widowControl w:val="0"/>
              <w:autoSpaceDE w:val="0"/>
              <w:autoSpaceDN w:val="0"/>
              <w:adjustRightInd w:val="0"/>
              <w:jc w:val="right"/>
              <w:rPr>
                <w:rFonts w:eastAsiaTheme="minorEastAsia"/>
                <w:lang w:eastAsia="zh-CN"/>
              </w:rPr>
            </w:pPr>
            <w:r w:rsidRPr="00286387">
              <w:rPr>
                <w:rFonts w:eastAsiaTheme="minorEastAsia" w:hint="eastAsia"/>
                <w:lang w:eastAsia="zh-CN"/>
              </w:rPr>
              <w:t>(</w:t>
            </w:r>
            <w:r>
              <w:rPr>
                <w:rFonts w:eastAsiaTheme="minorEastAsia" w:hint="eastAsia"/>
                <w:lang w:eastAsia="zh-HK"/>
              </w:rPr>
              <w:t>3</w:t>
            </w:r>
            <w:r w:rsidRPr="00286387">
              <w:rPr>
                <w:rFonts w:eastAsiaTheme="minorEastAsia" w:hint="eastAsia"/>
                <w:lang w:eastAsia="zh-CN"/>
              </w:rPr>
              <w:t>b)</w:t>
            </w:r>
          </w:p>
        </w:tc>
      </w:tr>
      <w:tr w:rsidR="00D62C01" w:rsidTr="008216C4">
        <w:tc>
          <w:tcPr>
            <w:tcW w:w="949" w:type="dxa"/>
            <w:vAlign w:val="center"/>
          </w:tcPr>
          <w:p w:rsidR="00D62C01" w:rsidRPr="00286387" w:rsidRDefault="00D62C01" w:rsidP="008216C4">
            <w:pPr>
              <w:widowControl w:val="0"/>
              <w:autoSpaceDE w:val="0"/>
              <w:autoSpaceDN w:val="0"/>
              <w:adjustRightInd w:val="0"/>
              <w:rPr>
                <w:rFonts w:eastAsiaTheme="minorEastAsia"/>
                <w:lang w:eastAsia="zh-CN"/>
              </w:rPr>
            </w:pPr>
          </w:p>
        </w:tc>
        <w:tc>
          <w:tcPr>
            <w:tcW w:w="3146" w:type="dxa"/>
            <w:vAlign w:val="center"/>
          </w:tcPr>
          <w:p w:rsidR="00D62C01" w:rsidRPr="00286387" w:rsidRDefault="00EA06C0" w:rsidP="008216C4">
            <w:pPr>
              <w:ind w:firstLineChars="50" w:firstLine="100"/>
              <w:rPr>
                <w:rFonts w:eastAsiaTheme="minorEastAsia"/>
                <w:lang w:eastAsia="zh-CN"/>
              </w:rPr>
            </w:pPr>
            <m:oMathPara>
              <m:oMath>
                <m:sSub>
                  <m:sSubPr>
                    <m:ctrlPr>
                      <w:rPr>
                        <w:rFonts w:ascii="Cambria Math" w:eastAsia="PMingLiU" w:hAnsi="Cambria Math"/>
                        <w:lang w:eastAsia="zh-CN"/>
                      </w:rPr>
                    </m:ctrlPr>
                  </m:sSubPr>
                  <m:e>
                    <m:r>
                      <m:rPr>
                        <m:sty m:val="b"/>
                      </m:rPr>
                      <w:rPr>
                        <w:rFonts w:ascii="Cambria Math" w:eastAsia="PMingLiU" w:hAnsi="Cambria Math"/>
                        <w:lang w:eastAsia="zh-CN"/>
                      </w:rPr>
                      <m:t>f</m:t>
                    </m:r>
                  </m:e>
                  <m:sub>
                    <m:r>
                      <m:rPr>
                        <m:sty m:val="p"/>
                      </m:rPr>
                      <w:rPr>
                        <w:rFonts w:ascii="Cambria Math" w:eastAsia="PMingLiU" w:hAnsi="Cambria Math"/>
                        <w:lang w:eastAsia="zh-CN"/>
                      </w:rPr>
                      <m:t>2</m:t>
                    </m:r>
                  </m:sub>
                </m:sSub>
                <m:r>
                  <m:rPr>
                    <m:sty m:val="p"/>
                  </m:rPr>
                  <w:rPr>
                    <w:rFonts w:ascii="Cambria Math" w:eastAsia="PMingLiU" w:hAnsi="Cambria Math"/>
                    <w:lang w:eastAsia="zh-CN"/>
                  </w:rPr>
                  <m:t>=[3.9, 5.1, 10.1, 13]</m:t>
                </m:r>
              </m:oMath>
            </m:oMathPara>
          </w:p>
        </w:tc>
        <w:tc>
          <w:tcPr>
            <w:tcW w:w="981" w:type="dxa"/>
            <w:vAlign w:val="center"/>
          </w:tcPr>
          <w:p w:rsidR="00D62C01" w:rsidRPr="00286387" w:rsidRDefault="00D62C01" w:rsidP="008216C4">
            <w:pPr>
              <w:widowControl w:val="0"/>
              <w:autoSpaceDE w:val="0"/>
              <w:autoSpaceDN w:val="0"/>
              <w:adjustRightInd w:val="0"/>
              <w:jc w:val="right"/>
              <w:rPr>
                <w:rFonts w:eastAsiaTheme="minorEastAsia"/>
                <w:lang w:eastAsia="zh-CN"/>
              </w:rPr>
            </w:pPr>
            <w:r w:rsidRPr="00286387">
              <w:rPr>
                <w:rFonts w:eastAsiaTheme="minorEastAsia" w:hint="eastAsia"/>
                <w:lang w:eastAsia="zh-CN"/>
              </w:rPr>
              <w:t>(</w:t>
            </w:r>
            <w:r>
              <w:rPr>
                <w:rFonts w:eastAsiaTheme="minorEastAsia" w:hint="eastAsia"/>
                <w:lang w:eastAsia="zh-HK"/>
              </w:rPr>
              <w:t>3</w:t>
            </w:r>
            <w:r w:rsidRPr="00286387">
              <w:rPr>
                <w:rFonts w:eastAsiaTheme="minorEastAsia" w:hint="eastAsia"/>
                <w:lang w:eastAsia="zh-CN"/>
              </w:rPr>
              <w:t>c)</w:t>
            </w:r>
          </w:p>
        </w:tc>
      </w:tr>
    </w:tbl>
    <w:p w:rsidR="00D62C01" w:rsidRPr="00F6168E" w:rsidRDefault="00D62C01" w:rsidP="00D62C01">
      <w:pPr>
        <w:pStyle w:val="BodyText"/>
        <w:rPr>
          <w:rFonts w:eastAsiaTheme="minorEastAsia"/>
          <w:lang w:eastAsia="zh-HK"/>
        </w:rPr>
      </w:pPr>
      <w:r w:rsidRPr="002D71A5">
        <w:rPr>
          <w:rFonts w:hint="eastAsia"/>
        </w:rPr>
        <w:t xml:space="preserve">By comparing </w:t>
      </w:r>
      <w:proofErr w:type="gramStart"/>
      <w:r w:rsidRPr="002D71A5">
        <w:rPr>
          <w:rFonts w:hint="eastAsia"/>
        </w:rPr>
        <w:t xml:space="preserve">with </w:t>
      </w:r>
      <m:oMath>
        <w:proofErr w:type="gramEnd"/>
        <m:sSub>
          <m:sSubPr>
            <m:ctrlPr>
              <w:rPr>
                <w:rFonts w:ascii="Cambria Math" w:eastAsia="PMingLiU" w:hAnsi="Cambria Math"/>
                <w:lang w:eastAsia="zh-CN"/>
              </w:rPr>
            </m:ctrlPr>
          </m:sSubPr>
          <m:e>
            <m:r>
              <m:rPr>
                <m:sty m:val="b"/>
              </m:rPr>
              <w:rPr>
                <w:rFonts w:ascii="Cambria Math" w:eastAsia="PMingLiU" w:hAnsi="Cambria Math"/>
                <w:lang w:eastAsia="zh-CN"/>
              </w:rPr>
              <m:t>f</m:t>
            </m:r>
          </m:e>
          <m:sub>
            <m:r>
              <m:rPr>
                <m:sty m:val="p"/>
              </m:rPr>
              <w:rPr>
                <w:rFonts w:ascii="Cambria Math" w:eastAsia="PMingLiU" w:hAnsi="Cambria Math"/>
                <w:lang w:eastAsia="zh-CN"/>
              </w:rPr>
              <m:t>true</m:t>
            </m:r>
          </m:sub>
        </m:sSub>
      </m:oMath>
      <w:r w:rsidRPr="002D71A5">
        <w:rPr>
          <w:rFonts w:hint="eastAsia"/>
        </w:rPr>
        <w:t xml:space="preserve">,  </w:t>
      </w:r>
      <m:oMath>
        <m:sSub>
          <m:sSubPr>
            <m:ctrlPr>
              <w:rPr>
                <w:rFonts w:ascii="Cambria Math" w:eastAsia="PMingLiU" w:hAnsi="Cambria Math"/>
                <w:lang w:eastAsia="zh-CN"/>
              </w:rPr>
            </m:ctrlPr>
          </m:sSubPr>
          <m:e>
            <m:r>
              <m:rPr>
                <m:sty m:val="b"/>
              </m:rPr>
              <w:rPr>
                <w:rFonts w:ascii="Cambria Math" w:eastAsia="PMingLiU" w:hAnsi="Cambria Math"/>
                <w:lang w:eastAsia="zh-CN"/>
              </w:rPr>
              <m:t>f</m:t>
            </m:r>
          </m:e>
          <m:sub>
            <m:r>
              <m:rPr>
                <m:sty m:val="p"/>
              </m:rPr>
              <w:rPr>
                <w:rFonts w:ascii="Cambria Math" w:eastAsia="PMingLiU" w:hAnsi="Cambria Math"/>
                <w:lang w:eastAsia="zh-CN"/>
              </w:rPr>
              <m:t>1</m:t>
            </m:r>
          </m:sub>
        </m:sSub>
      </m:oMath>
      <w:r w:rsidRPr="002D71A5">
        <w:rPr>
          <w:rFonts w:hint="eastAsia"/>
        </w:rPr>
        <w:t xml:space="preserve"> </w:t>
      </w:r>
      <w:r>
        <w:rPr>
          <w:rFonts w:eastAsiaTheme="minorEastAsia" w:hint="eastAsia"/>
          <w:lang w:eastAsia="zh-HK"/>
        </w:rPr>
        <w:t>contains</w:t>
      </w:r>
      <w:r w:rsidRPr="002D71A5">
        <w:rPr>
          <w:rFonts w:hint="eastAsia"/>
        </w:rPr>
        <w:t xml:space="preserve"> a pseudo natural </w:t>
      </w:r>
      <w:r w:rsidRPr="002D71A5">
        <w:t>frequency</w:t>
      </w:r>
      <w:r w:rsidRPr="002D71A5">
        <w:rPr>
          <w:rFonts w:hint="eastAsia"/>
        </w:rPr>
        <w:t xml:space="preserve"> 3.0 while missed a true natural frequency 5; One the other hand, </w:t>
      </w:r>
      <m:oMath>
        <m:sSub>
          <m:sSubPr>
            <m:ctrlPr>
              <w:rPr>
                <w:rFonts w:ascii="Cambria Math" w:eastAsia="PMingLiU" w:hAnsi="Cambria Math"/>
                <w:lang w:eastAsia="zh-CN"/>
              </w:rPr>
            </m:ctrlPr>
          </m:sSubPr>
          <m:e>
            <m:r>
              <m:rPr>
                <m:sty m:val="b"/>
              </m:rPr>
              <w:rPr>
                <w:rFonts w:ascii="Cambria Math" w:eastAsia="PMingLiU" w:hAnsi="Cambria Math"/>
                <w:lang w:eastAsia="zh-CN"/>
              </w:rPr>
              <m:t>f</m:t>
            </m:r>
          </m:e>
          <m:sub>
            <m:r>
              <m:rPr>
                <m:sty m:val="p"/>
              </m:rPr>
              <w:rPr>
                <w:rFonts w:ascii="Cambria Math" w:eastAsia="PMingLiU" w:hAnsi="Cambria Math"/>
                <w:lang w:eastAsia="zh-CN"/>
              </w:rPr>
              <m:t>2</m:t>
            </m:r>
          </m:sub>
        </m:sSub>
      </m:oMath>
      <w:r w:rsidRPr="002D71A5">
        <w:rPr>
          <w:rFonts w:hint="eastAsia"/>
        </w:rPr>
        <w:t xml:space="preserve"> missed natural frequency 1 while falsely </w:t>
      </w:r>
      <w:r w:rsidRPr="002D71A5">
        <w:t>identified</w:t>
      </w:r>
      <w:r w:rsidRPr="002D71A5">
        <w:rPr>
          <w:rFonts w:hint="eastAsia"/>
        </w:rPr>
        <w:t xml:space="preserve"> 13.</w:t>
      </w:r>
      <w:r>
        <w:rPr>
          <w:rFonts w:eastAsiaTheme="minorEastAsia" w:hint="eastAsia"/>
          <w:lang w:eastAsia="zh-HK"/>
        </w:rPr>
        <w:t xml:space="preserve"> </w:t>
      </w:r>
      <w:r w:rsidRPr="002D71A5">
        <w:rPr>
          <w:rFonts w:hint="eastAsia"/>
        </w:rPr>
        <w:t xml:space="preserve">If </w:t>
      </w:r>
      <w:r>
        <w:rPr>
          <w:rFonts w:eastAsiaTheme="minorEastAsia" w:hint="eastAsia"/>
          <w:lang w:eastAsia="zh-HK"/>
        </w:rPr>
        <w:t xml:space="preserve">natural frequencies in </w:t>
      </w:r>
      <m:oMath>
        <m:sSub>
          <m:sSubPr>
            <m:ctrlPr>
              <w:rPr>
                <w:rFonts w:ascii="Cambria Math" w:eastAsia="PMingLiU" w:hAnsi="Cambria Math"/>
                <w:lang w:eastAsia="zh-CN"/>
              </w:rPr>
            </m:ctrlPr>
          </m:sSubPr>
          <m:e>
            <m:r>
              <m:rPr>
                <m:sty m:val="b"/>
              </m:rPr>
              <w:rPr>
                <w:rFonts w:ascii="Cambria Math" w:eastAsia="PMingLiU" w:hAnsi="Cambria Math"/>
                <w:lang w:eastAsia="zh-CN"/>
              </w:rPr>
              <m:t>f</m:t>
            </m:r>
          </m:e>
          <m:sub>
            <m:r>
              <m:rPr>
                <m:sty m:val="p"/>
              </m:rPr>
              <w:rPr>
                <w:rFonts w:ascii="Cambria Math" w:eastAsia="PMingLiU" w:hAnsi="Cambria Math"/>
                <w:lang w:eastAsia="zh-CN"/>
              </w:rPr>
              <m:t>1</m:t>
            </m:r>
          </m:sub>
        </m:sSub>
      </m:oMath>
      <w:r w:rsidRPr="002D71A5">
        <w:rPr>
          <w:rFonts w:hint="eastAsia"/>
        </w:rPr>
        <w:t xml:space="preserve"> and </w:t>
      </w:r>
      <m:oMath>
        <m:sSub>
          <m:sSubPr>
            <m:ctrlPr>
              <w:rPr>
                <w:rFonts w:ascii="Cambria Math" w:eastAsia="PMingLiU" w:hAnsi="Cambria Math"/>
                <w:lang w:eastAsia="zh-CN"/>
              </w:rPr>
            </m:ctrlPr>
          </m:sSubPr>
          <m:e>
            <m:r>
              <m:rPr>
                <m:sty m:val="b"/>
              </m:rPr>
              <w:rPr>
                <w:rFonts w:ascii="Cambria Math" w:eastAsia="PMingLiU" w:hAnsi="Cambria Math"/>
                <w:lang w:eastAsia="zh-CN"/>
              </w:rPr>
              <m:t>f</m:t>
            </m:r>
          </m:e>
          <m:sub>
            <m:r>
              <m:rPr>
                <m:sty m:val="p"/>
              </m:rPr>
              <w:rPr>
                <w:rFonts w:ascii="Cambria Math" w:eastAsia="PMingLiU" w:hAnsi="Cambria Math"/>
                <w:lang w:eastAsia="zh-CN"/>
              </w:rPr>
              <m:t>2</m:t>
            </m:r>
          </m:sub>
        </m:sSub>
      </m:oMath>
      <w:r w:rsidRPr="002D71A5">
        <w:rPr>
          <w:rFonts w:hint="eastAsia"/>
        </w:rPr>
        <w:t xml:space="preserve"> are directly </w:t>
      </w:r>
      <w:r>
        <w:rPr>
          <w:rFonts w:eastAsiaTheme="minorEastAsia" w:hint="eastAsia"/>
          <w:lang w:eastAsia="zh-HK"/>
        </w:rPr>
        <w:t>compared according to their orders</w:t>
      </w:r>
      <w:r w:rsidRPr="002D71A5">
        <w:rPr>
          <w:rFonts w:hint="eastAsia"/>
        </w:rPr>
        <w:t>, false positive alarm will be issued</w:t>
      </w:r>
      <w:r>
        <w:rPr>
          <w:rFonts w:eastAsiaTheme="minorEastAsia" w:hint="eastAsia"/>
          <w:lang w:eastAsia="zh-HK"/>
        </w:rPr>
        <w:t xml:space="preserve"> (see </w:t>
      </w:r>
      <w:r w:rsidRPr="002D71A5">
        <w:rPr>
          <w:rFonts w:hint="eastAsia"/>
        </w:rPr>
        <w:t xml:space="preserve">Fig. </w:t>
      </w:r>
      <w:r>
        <w:rPr>
          <w:rFonts w:eastAsiaTheme="minorEastAsia" w:hint="eastAsia"/>
          <w:lang w:eastAsia="zh-HK"/>
        </w:rPr>
        <w:t>9</w:t>
      </w:r>
      <w:r w:rsidRPr="002D71A5">
        <w:rPr>
          <w:rFonts w:hint="eastAsia"/>
        </w:rPr>
        <w:t xml:space="preserve"> (a)</w:t>
      </w:r>
      <w:r>
        <w:rPr>
          <w:rFonts w:eastAsiaTheme="minorEastAsia" w:hint="eastAsia"/>
          <w:lang w:eastAsia="zh-HK"/>
        </w:rPr>
        <w:t>)</w:t>
      </w:r>
      <w:r w:rsidRPr="002D71A5">
        <w:rPr>
          <w:rFonts w:hint="eastAsia"/>
        </w:rPr>
        <w:t>.</w:t>
      </w:r>
      <w:r>
        <w:rPr>
          <w:rFonts w:eastAsiaTheme="minorEastAsia" w:hint="eastAsia"/>
          <w:lang w:eastAsia="zh-HK"/>
        </w:rPr>
        <w:t xml:space="preserve"> Only when </w:t>
      </w:r>
      <w:r w:rsidRPr="002D71A5">
        <w:rPr>
          <w:rFonts w:hint="eastAsia"/>
        </w:rPr>
        <w:t xml:space="preserve">the </w:t>
      </w:r>
      <w:r w:rsidRPr="002D71A5">
        <w:t>pseudo</w:t>
      </w:r>
      <w:r w:rsidRPr="002D71A5">
        <w:rPr>
          <w:rFonts w:hint="eastAsia"/>
        </w:rPr>
        <w:t xml:space="preserve"> frequencies in </w:t>
      </w:r>
      <m:oMath>
        <m:sSub>
          <m:sSubPr>
            <m:ctrlPr>
              <w:rPr>
                <w:rFonts w:ascii="Cambria Math" w:eastAsia="PMingLiU" w:hAnsi="Cambria Math"/>
                <w:lang w:eastAsia="zh-CN"/>
              </w:rPr>
            </m:ctrlPr>
          </m:sSubPr>
          <m:e>
            <m:r>
              <m:rPr>
                <m:sty m:val="b"/>
              </m:rPr>
              <w:rPr>
                <w:rFonts w:ascii="Cambria Math" w:eastAsia="PMingLiU" w:hAnsi="Cambria Math"/>
                <w:lang w:eastAsia="zh-CN"/>
              </w:rPr>
              <m:t>f</m:t>
            </m:r>
          </m:e>
          <m:sub>
            <m:r>
              <m:rPr>
                <m:sty m:val="p"/>
              </m:rPr>
              <w:rPr>
                <w:rFonts w:ascii="Cambria Math" w:eastAsia="PMingLiU" w:hAnsi="Cambria Math"/>
                <w:lang w:eastAsia="zh-CN"/>
              </w:rPr>
              <m:t>1</m:t>
            </m:r>
          </m:sub>
        </m:sSub>
      </m:oMath>
      <w:r w:rsidRPr="002D71A5">
        <w:rPr>
          <w:rFonts w:hint="eastAsia"/>
        </w:rPr>
        <w:t xml:space="preserve"> and </w:t>
      </w:r>
      <m:oMath>
        <m:sSub>
          <m:sSubPr>
            <m:ctrlPr>
              <w:rPr>
                <w:rFonts w:ascii="Cambria Math" w:eastAsia="PMingLiU" w:hAnsi="Cambria Math"/>
                <w:lang w:eastAsia="zh-CN"/>
              </w:rPr>
            </m:ctrlPr>
          </m:sSubPr>
          <m:e>
            <m:r>
              <m:rPr>
                <m:sty m:val="b"/>
              </m:rPr>
              <w:rPr>
                <w:rFonts w:ascii="Cambria Math" w:eastAsia="PMingLiU" w:hAnsi="Cambria Math"/>
                <w:lang w:eastAsia="zh-CN"/>
              </w:rPr>
              <m:t>f</m:t>
            </m:r>
          </m:e>
          <m:sub>
            <m:r>
              <m:rPr>
                <m:sty m:val="p"/>
              </m:rPr>
              <w:rPr>
                <w:rFonts w:ascii="Cambria Math" w:eastAsia="PMingLiU" w:hAnsi="Cambria Math"/>
                <w:lang w:eastAsia="zh-CN"/>
              </w:rPr>
              <m:t>2</m:t>
            </m:r>
          </m:sub>
        </m:sSub>
      </m:oMath>
      <w:r>
        <w:rPr>
          <w:rFonts w:eastAsiaTheme="minorEastAsia" w:hint="eastAsia"/>
          <w:lang w:eastAsia="zh-HK"/>
        </w:rPr>
        <w:t xml:space="preserve"> are deleted</w:t>
      </w:r>
      <w:r w:rsidRPr="002D71A5">
        <w:rPr>
          <w:rFonts w:hint="eastAsia"/>
        </w:rPr>
        <w:t xml:space="preserve">, the remaining frequencies </w:t>
      </w:r>
      <w:r>
        <w:rPr>
          <w:rFonts w:eastAsiaTheme="minorEastAsia" w:hint="eastAsia"/>
          <w:lang w:eastAsia="zh-HK"/>
        </w:rPr>
        <w:t>can be compared</w:t>
      </w:r>
      <w:proofErr w:type="gramStart"/>
      <w:r w:rsidRPr="002D71A5">
        <w:rPr>
          <w:rFonts w:hint="eastAsia"/>
        </w:rPr>
        <w:t xml:space="preserve">: </w:t>
      </w:r>
      <m:oMath>
        <w:proofErr w:type="gramEnd"/>
        <m:r>
          <m:rPr>
            <m:sty m:val="p"/>
          </m:rPr>
          <w:rPr>
            <w:rFonts w:ascii="Cambria Math" w:eastAsia="PMingLiU" w:hAnsi="Cambria Math"/>
            <w:lang w:eastAsia="zh-CN"/>
          </w:rPr>
          <m:t>4.1⟷3.9</m:t>
        </m:r>
      </m:oMath>
      <w:r w:rsidRPr="002D71A5">
        <w:rPr>
          <w:rFonts w:hint="eastAsia"/>
        </w:rPr>
        <w:t xml:space="preserve">, </w:t>
      </w:r>
      <m:oMath>
        <m:r>
          <m:rPr>
            <m:sty m:val="p"/>
          </m:rPr>
          <w:rPr>
            <w:rFonts w:ascii="Cambria Math" w:eastAsia="PMingLiU" w:hAnsi="Cambria Math"/>
            <w:lang w:eastAsia="zh-CN"/>
          </w:rPr>
          <m:t>9.9⟷10.1</m:t>
        </m:r>
      </m:oMath>
      <w:r w:rsidRPr="002D71A5">
        <w:rPr>
          <w:rFonts w:hint="eastAsia"/>
        </w:rPr>
        <w:t xml:space="preserve">, </w:t>
      </w:r>
      <w:r>
        <w:rPr>
          <w:rFonts w:eastAsiaTheme="minorEastAsia" w:hint="eastAsia"/>
          <w:lang w:eastAsia="zh-HK"/>
        </w:rPr>
        <w:t xml:space="preserve">where </w:t>
      </w:r>
      <w:r w:rsidRPr="002D71A5">
        <w:rPr>
          <w:rFonts w:hint="eastAsia"/>
        </w:rPr>
        <w:t xml:space="preserve">the small differences can be attributed to noise. Fig. 7 (b) illustrates these two </w:t>
      </w:r>
      <w:r>
        <w:rPr>
          <w:rFonts w:eastAsiaTheme="minorEastAsia" w:hint="eastAsia"/>
          <w:lang w:eastAsia="zh-HK"/>
        </w:rPr>
        <w:t>comparable</w:t>
      </w:r>
      <w:r w:rsidRPr="002D71A5">
        <w:rPr>
          <w:rFonts w:hint="eastAsia"/>
        </w:rPr>
        <w:t xml:space="preserve"> natural </w:t>
      </w:r>
      <w:r w:rsidRPr="002D71A5">
        <w:t>frequencies</w:t>
      </w:r>
      <w:r w:rsidRPr="002D71A5">
        <w:rPr>
          <w:rFonts w:hint="eastAsia"/>
        </w:rPr>
        <w:t xml:space="preserve"> of  </w:t>
      </w:r>
      <m:oMath>
        <m:sSub>
          <m:sSubPr>
            <m:ctrlPr>
              <w:rPr>
                <w:rFonts w:ascii="Cambria Math" w:eastAsia="PMingLiU" w:hAnsi="Cambria Math"/>
                <w:lang w:eastAsia="zh-CN"/>
              </w:rPr>
            </m:ctrlPr>
          </m:sSubPr>
          <m:e>
            <m:r>
              <m:rPr>
                <m:sty m:val="b"/>
              </m:rPr>
              <w:rPr>
                <w:rFonts w:ascii="Cambria Math" w:eastAsia="PMingLiU" w:hAnsi="Cambria Math"/>
                <w:lang w:eastAsia="zh-CN"/>
              </w:rPr>
              <m:t>f</m:t>
            </m:r>
          </m:e>
          <m:sub>
            <m:r>
              <m:rPr>
                <m:sty m:val="p"/>
              </m:rPr>
              <w:rPr>
                <w:rFonts w:ascii="Cambria Math" w:eastAsia="PMingLiU" w:hAnsi="Cambria Math"/>
                <w:lang w:eastAsia="zh-CN"/>
              </w:rPr>
              <m:t>1</m:t>
            </m:r>
          </m:sub>
        </m:sSub>
      </m:oMath>
      <w:r w:rsidRPr="002D71A5">
        <w:rPr>
          <w:rFonts w:hint="eastAsia"/>
        </w:rPr>
        <w:t xml:space="preserve"> and </w:t>
      </w:r>
      <m:oMath>
        <m:sSub>
          <m:sSubPr>
            <m:ctrlPr>
              <w:rPr>
                <w:rFonts w:ascii="Cambria Math" w:eastAsia="PMingLiU" w:hAnsi="Cambria Math"/>
                <w:lang w:eastAsia="zh-CN"/>
              </w:rPr>
            </m:ctrlPr>
          </m:sSubPr>
          <m:e>
            <m:r>
              <m:rPr>
                <m:sty m:val="b"/>
              </m:rPr>
              <w:rPr>
                <w:rFonts w:ascii="Cambria Math" w:eastAsia="PMingLiU" w:hAnsi="Cambria Math"/>
                <w:lang w:eastAsia="zh-CN"/>
              </w:rPr>
              <m:t>f</m:t>
            </m:r>
          </m:e>
          <m:sub>
            <m:r>
              <m:rPr>
                <m:sty m:val="p"/>
              </m:rPr>
              <w:rPr>
                <w:rFonts w:ascii="Cambria Math" w:eastAsia="PMingLiU" w:hAnsi="Cambria Math"/>
                <w:lang w:eastAsia="zh-CN"/>
              </w:rPr>
              <m:t>2</m:t>
            </m:r>
          </m:sub>
        </m:sSub>
      </m:oMath>
      <w:r w:rsidRPr="002D71A5">
        <w:rPr>
          <w:rFonts w:hint="eastAsia"/>
        </w:rPr>
        <w:t xml:space="preserve"> (connected by the dashed line). </w:t>
      </w:r>
    </w:p>
    <w:p w:rsidR="00C62D23" w:rsidRPr="00C45900" w:rsidRDefault="00777A06" w:rsidP="00C62D23">
      <w:pPr>
        <w:pStyle w:val="figurecaption"/>
        <w:tabs>
          <w:tab w:val="clear" w:pos="720"/>
        </w:tabs>
      </w:pPr>
      <w:r>
        <w:rPr>
          <w:lang w:eastAsia="zh-CN"/>
        </w:rPr>
        <w:drawing>
          <wp:inline distT="0" distB="0" distL="0" distR="0">
            <wp:extent cx="1553307" cy="943708"/>
            <wp:effectExtent l="0" t="0" r="0" b="0"/>
            <wp:docPr id="1"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6"/>
                    <pic:cNvPicPr>
                      <a:picLocks noChangeAspect="1" noChangeArrowheads="1"/>
                    </pic:cNvPicPr>
                  </pic:nvPicPr>
                  <pic:blipFill>
                    <a:blip r:embed="rId24" cstate="print"/>
                    <a:srcRect/>
                    <a:stretch>
                      <a:fillRect/>
                    </a:stretch>
                  </pic:blipFill>
                  <pic:spPr bwMode="auto">
                    <a:xfrm>
                      <a:off x="0" y="0"/>
                      <a:ext cx="1553023" cy="943535"/>
                    </a:xfrm>
                    <a:prstGeom prst="rect">
                      <a:avLst/>
                    </a:prstGeom>
                    <a:noFill/>
                    <a:ln w="9525">
                      <a:noFill/>
                      <a:miter lim="800000"/>
                      <a:headEnd/>
                      <a:tailEnd/>
                    </a:ln>
                  </pic:spPr>
                </pic:pic>
              </a:graphicData>
            </a:graphic>
          </wp:inline>
        </w:drawing>
      </w:r>
    </w:p>
    <w:p w:rsidR="00C62D23" w:rsidRPr="004F150A" w:rsidRDefault="00C62D23" w:rsidP="00C62D23">
      <w:pPr>
        <w:pStyle w:val="figurecaption"/>
        <w:tabs>
          <w:tab w:val="clear" w:pos="720"/>
        </w:tabs>
        <w:rPr>
          <w:rFonts w:eastAsiaTheme="minorEastAsia"/>
          <w:lang w:eastAsia="zh-HK"/>
        </w:rPr>
      </w:pPr>
      <w:r w:rsidRPr="00C45900">
        <w:lastRenderedPageBreak/>
        <w:t xml:space="preserve">Figure </w:t>
      </w:r>
      <w:r w:rsidR="00EA06C0">
        <w:fldChar w:fldCharType="begin"/>
      </w:r>
      <w:r>
        <w:instrText xml:space="preserve"> SEQ Figure \* ARABIC </w:instrText>
      </w:r>
      <w:r w:rsidR="00EA06C0">
        <w:fldChar w:fldCharType="separate"/>
      </w:r>
      <w:r w:rsidR="00CB2CC9">
        <w:t>9</w:t>
      </w:r>
      <w:r w:rsidR="00EA06C0">
        <w:fldChar w:fldCharType="end"/>
      </w:r>
      <w:r w:rsidRPr="00C45900">
        <w:rPr>
          <w:rFonts w:hint="eastAsia"/>
        </w:rPr>
        <w:t xml:space="preserve"> (a) Non-comparable </w:t>
      </w:r>
      <w:r>
        <w:rPr>
          <w:rFonts w:eastAsiaTheme="minorEastAsia" w:hint="eastAsia"/>
          <w:lang w:eastAsia="zh-HK"/>
        </w:rPr>
        <w:t xml:space="preserve">and </w:t>
      </w:r>
      <w:r w:rsidRPr="00C45900">
        <w:rPr>
          <w:rFonts w:hint="eastAsia"/>
        </w:rPr>
        <w:t xml:space="preserve">(b) </w:t>
      </w:r>
      <w:r>
        <w:rPr>
          <w:rFonts w:eastAsiaTheme="minorEastAsia" w:hint="eastAsia"/>
          <w:lang w:eastAsia="zh-HK"/>
        </w:rPr>
        <w:t>c</w:t>
      </w:r>
      <w:r w:rsidRPr="00C45900">
        <w:rPr>
          <w:rFonts w:hint="eastAsia"/>
        </w:rPr>
        <w:t>omparable natural frequency set</w:t>
      </w:r>
      <w:r>
        <w:rPr>
          <w:rFonts w:eastAsiaTheme="minorEastAsia" w:hint="eastAsia"/>
          <w:lang w:eastAsia="zh-HK"/>
        </w:rPr>
        <w:t>s</w:t>
      </w:r>
      <w:r w:rsidRPr="00C45900">
        <w:rPr>
          <w:rFonts w:hint="eastAsia"/>
        </w:rPr>
        <w:t xml:space="preserve">, </w:t>
      </w:r>
    </w:p>
    <w:p w:rsidR="00D62C01" w:rsidRPr="002D71A5" w:rsidRDefault="00D62C01" w:rsidP="00D62C01">
      <w:pPr>
        <w:pStyle w:val="BodyText"/>
      </w:pPr>
      <w:r>
        <w:rPr>
          <w:rFonts w:eastAsiaTheme="minorEastAsia" w:hint="eastAsia"/>
          <w:lang w:eastAsia="zh-HK"/>
        </w:rPr>
        <w:t xml:space="preserve">Based on the example above, it is important first to identify the comparable natural frequencies of different sensor nodes. </w:t>
      </w:r>
      <w:r w:rsidRPr="002D71A5">
        <w:rPr>
          <w:rFonts w:hint="eastAsia"/>
        </w:rPr>
        <w:t xml:space="preserve">However, </w:t>
      </w:r>
      <m:oMath>
        <m:sSub>
          <m:sSubPr>
            <m:ctrlPr>
              <w:rPr>
                <w:rFonts w:ascii="Cambria Math" w:eastAsia="PMingLiU" w:hAnsi="Cambria Math"/>
                <w:lang w:eastAsia="zh-CN"/>
              </w:rPr>
            </m:ctrlPr>
          </m:sSubPr>
          <m:e>
            <m:r>
              <m:rPr>
                <m:sty m:val="b"/>
              </m:rPr>
              <w:rPr>
                <w:rFonts w:ascii="Cambria Math" w:eastAsia="PMingLiU" w:hAnsi="Cambria Math"/>
                <w:lang w:eastAsia="zh-CN"/>
              </w:rPr>
              <m:t>f</m:t>
            </m:r>
          </m:e>
          <m:sub>
            <m:r>
              <m:rPr>
                <m:sty m:val="p"/>
              </m:rPr>
              <w:rPr>
                <w:rFonts w:ascii="Cambria Math" w:eastAsia="PMingLiU" w:hAnsi="Cambria Math"/>
                <w:lang w:eastAsia="zh-CN"/>
              </w:rPr>
              <m:t>true</m:t>
            </m:r>
          </m:sub>
        </m:sSub>
      </m:oMath>
      <w:r w:rsidRPr="002D71A5">
        <w:rPr>
          <w:rFonts w:hint="eastAsia"/>
        </w:rPr>
        <w:t xml:space="preserve"> of a structure is never known precisely and what we know are the natural frequency sets from available sensors. This increases the difficulty to identify the comparable </w:t>
      </w:r>
      <w:r w:rsidRPr="002D71A5">
        <w:t>frequencies</w:t>
      </w:r>
      <w:r w:rsidRPr="002D71A5">
        <w:rPr>
          <w:rFonts w:hint="eastAsia"/>
        </w:rPr>
        <w:t xml:space="preserve"> in sensor nodes. This problem becomes even more complicated if sensor faults exist in sensor nodes. </w:t>
      </w:r>
    </w:p>
    <w:p w:rsidR="00D62C01" w:rsidRPr="00D6568D" w:rsidRDefault="00D62C01" w:rsidP="00D62C01">
      <w:pPr>
        <w:pStyle w:val="BodyText"/>
        <w:rPr>
          <w:rFonts w:eastAsiaTheme="minorEastAsia"/>
          <w:lang w:eastAsia="zh-HK"/>
        </w:rPr>
      </w:pPr>
      <w:r>
        <w:rPr>
          <w:rFonts w:eastAsiaTheme="minorEastAsia" w:hint="eastAsia"/>
          <w:lang w:eastAsia="zh-HK"/>
        </w:rPr>
        <w:t>Given a collection of natural frequency sets from sensor nodes, we use the following method to find out the comparable natural frequencies and the faulty sensor node. Before we describe the method, we will give a formal definition of comparable natural frequencies and how to select these comparable natural frequencies.</w:t>
      </w:r>
    </w:p>
    <w:p w:rsidR="00D62C01" w:rsidRPr="002D71A5" w:rsidRDefault="00D62C01" w:rsidP="00D62C01">
      <w:pPr>
        <w:pStyle w:val="BodyText"/>
      </w:pPr>
      <w:r w:rsidRPr="002D71A5">
        <w:rPr>
          <w:rFonts w:hint="eastAsia"/>
        </w:rPr>
        <w:t xml:space="preserve">Assume </w:t>
      </w:r>
      <w:r>
        <w:rPr>
          <w:rFonts w:eastAsiaTheme="minorEastAsia" w:hint="eastAsia"/>
          <w:lang w:eastAsia="zh-HK"/>
        </w:rPr>
        <w:t xml:space="preserve">using PP method, </w:t>
      </w:r>
      <w:r w:rsidRPr="002D71A5">
        <w:rPr>
          <w:rFonts w:hint="eastAsia"/>
        </w:rPr>
        <w:t xml:space="preserve">we </w:t>
      </w:r>
      <w:r>
        <w:rPr>
          <w:rFonts w:eastAsiaTheme="minorEastAsia" w:hint="eastAsia"/>
          <w:lang w:eastAsia="zh-HK"/>
        </w:rPr>
        <w:t>extract</w:t>
      </w:r>
      <w:r w:rsidRPr="002D71A5">
        <w:rPr>
          <w:rFonts w:hint="eastAsia"/>
        </w:rPr>
        <w:t xml:space="preserve"> natural frequencies from m sensors, each sensor </w:t>
      </w:r>
      <w:r>
        <w:rPr>
          <w:rFonts w:eastAsiaTheme="minorEastAsia" w:hint="eastAsia"/>
          <w:lang w:eastAsia="zh-HK"/>
        </w:rPr>
        <w:t>having</w:t>
      </w:r>
      <w:r w:rsidRPr="002D71A5">
        <w:rPr>
          <w:rFonts w:hint="eastAsia"/>
        </w:rPr>
        <w:t xml:space="preserve"> p </w:t>
      </w:r>
      <w:r>
        <w:rPr>
          <w:rFonts w:eastAsiaTheme="minorEastAsia" w:hint="eastAsia"/>
          <w:lang w:eastAsia="zh-HK"/>
        </w:rPr>
        <w:t xml:space="preserve">natural </w:t>
      </w:r>
      <w:r w:rsidRPr="002D71A5">
        <w:rPr>
          <w:rFonts w:hint="eastAsia"/>
        </w:rPr>
        <w:t xml:space="preserve">frequencies. These frequencies are arranged in </w:t>
      </w:r>
      <w:proofErr w:type="gramStart"/>
      <w:r w:rsidRPr="002D71A5">
        <w:rPr>
          <w:rFonts w:hint="eastAsia"/>
        </w:rPr>
        <w:t>a</w:t>
      </w:r>
      <w:proofErr w:type="gramEnd"/>
      <w:r w:rsidRPr="002D71A5">
        <w:rPr>
          <w:rFonts w:hint="eastAsia"/>
        </w:rPr>
        <w:t xml:space="preserve"> m-by-p matrix</w:t>
      </w:r>
    </w:p>
    <w:tbl>
      <w:tblPr>
        <w:tblW w:w="0" w:type="auto"/>
        <w:tblLook w:val="04A0"/>
      </w:tblPr>
      <w:tblGrid>
        <w:gridCol w:w="986"/>
        <w:gridCol w:w="3148"/>
        <w:gridCol w:w="942"/>
      </w:tblGrid>
      <w:tr w:rsidR="00D62C01" w:rsidTr="008216C4">
        <w:tc>
          <w:tcPr>
            <w:tcW w:w="2093" w:type="dxa"/>
            <w:vAlign w:val="center"/>
          </w:tcPr>
          <w:p w:rsidR="00D62C01" w:rsidRPr="002D71A5" w:rsidRDefault="00D62C01" w:rsidP="008216C4">
            <w:pPr>
              <w:pStyle w:val="BodyText"/>
            </w:pPr>
          </w:p>
        </w:tc>
        <w:tc>
          <w:tcPr>
            <w:tcW w:w="5103" w:type="dxa"/>
            <w:vAlign w:val="center"/>
          </w:tcPr>
          <w:p w:rsidR="00D62C01" w:rsidRPr="002D71A5" w:rsidRDefault="00D62C01" w:rsidP="008216C4">
            <w:pPr>
              <w:pStyle w:val="BodyText"/>
            </w:pPr>
            <m:oMathPara>
              <m:oMath>
                <w:bookmarkStart w:id="201" w:name="OLE_LINK6"/>
                <w:bookmarkStart w:id="202" w:name="OLE_LINK7"/>
                <m:r>
                  <m:rPr>
                    <m:scr m:val="script"/>
                    <m:sty m:val="p"/>
                  </m:rPr>
                  <w:rPr>
                    <w:rFonts w:ascii="Cambria Math" w:eastAsia="PMingLiU" w:hAnsi="Cambria Math"/>
                    <w:lang w:eastAsia="zh-CN"/>
                  </w:rPr>
                  <m:t>F</m:t>
                </m:r>
                <w:bookmarkEnd w:id="201"/>
                <w:bookmarkEnd w:id="202"/>
                <m:r>
                  <m:rPr>
                    <m:sty m:val="p"/>
                  </m:rPr>
                  <w:rPr>
                    <w:rFonts w:ascii="Cambria Math" w:eastAsia="PMingLiU" w:hAnsi="Cambria Math"/>
                    <w:lang w:eastAsia="zh-CN"/>
                  </w:rPr>
                  <m:t>=</m:t>
                </m:r>
                <m:d>
                  <m:dPr>
                    <m:begChr m:val="["/>
                    <m:endChr m:val="]"/>
                    <m:ctrlPr>
                      <w:rPr>
                        <w:rFonts w:ascii="Cambria Math" w:eastAsia="PMingLiU" w:hAnsi="Cambria Math"/>
                        <w:lang w:eastAsia="zh-CN"/>
                      </w:rPr>
                    </m:ctrlPr>
                  </m:dPr>
                  <m:e>
                    <m:m>
                      <m:mPr>
                        <m:mcs>
                          <m:mc>
                            <m:mcPr>
                              <m:count m:val="1"/>
                              <m:mcJc m:val="center"/>
                            </m:mcPr>
                          </m:mc>
                        </m:mcs>
                        <m:ctrlPr>
                          <w:rPr>
                            <w:rFonts w:ascii="Cambria Math" w:eastAsia="PMingLiU" w:hAnsi="Cambria Math"/>
                            <w:lang w:eastAsia="zh-CN"/>
                          </w:rPr>
                        </m:ctrlPr>
                      </m:mPr>
                      <m:mr>
                        <m:e>
                          <m:sSub>
                            <m:sSubPr>
                              <m:ctrlPr>
                                <w:rPr>
                                  <w:rFonts w:ascii="Cambria Math" w:eastAsia="PMingLiU" w:hAnsi="Cambria Math"/>
                                  <w:lang w:eastAsia="zh-CN"/>
                                </w:rPr>
                              </m:ctrlPr>
                            </m:sSubPr>
                            <m:e>
                              <m:r>
                                <m:rPr>
                                  <m:sty m:val="b"/>
                                </m:rPr>
                                <w:rPr>
                                  <w:rFonts w:ascii="Cambria Math" w:eastAsia="PMingLiU" w:hAnsi="Cambria Math"/>
                                  <w:lang w:eastAsia="zh-CN"/>
                                </w:rPr>
                                <m:t>f</m:t>
                              </m:r>
                            </m:e>
                            <m:sub>
                              <m:r>
                                <m:rPr>
                                  <m:sty m:val="p"/>
                                </m:rPr>
                                <w:rPr>
                                  <w:rFonts w:ascii="Cambria Math" w:eastAsia="PMingLiU" w:hAnsi="Cambria Math"/>
                                  <w:lang w:eastAsia="zh-CN"/>
                                </w:rPr>
                                <m:t>1</m:t>
                              </m:r>
                            </m:sub>
                          </m:sSub>
                        </m:e>
                      </m:mr>
                      <m:mr>
                        <m:e>
                          <m:sSub>
                            <m:sSubPr>
                              <m:ctrlPr>
                                <w:rPr>
                                  <w:rFonts w:ascii="Cambria Math" w:eastAsia="PMingLiU" w:hAnsi="Cambria Math"/>
                                  <w:lang w:eastAsia="zh-CN"/>
                                </w:rPr>
                              </m:ctrlPr>
                            </m:sSubPr>
                            <m:e>
                              <m:r>
                                <m:rPr>
                                  <m:sty m:val="b"/>
                                </m:rPr>
                                <w:rPr>
                                  <w:rFonts w:ascii="Cambria Math" w:eastAsia="PMingLiU" w:hAnsi="Cambria Math"/>
                                  <w:lang w:eastAsia="zh-CN"/>
                                </w:rPr>
                                <m:t>f</m:t>
                              </m:r>
                            </m:e>
                            <m:sub>
                              <m:r>
                                <m:rPr>
                                  <m:sty m:val="p"/>
                                </m:rPr>
                                <w:rPr>
                                  <w:rFonts w:ascii="Cambria Math" w:eastAsia="PMingLiU" w:hAnsi="Cambria Math"/>
                                  <w:lang w:eastAsia="zh-CN"/>
                                </w:rPr>
                                <m:t>2</m:t>
                              </m:r>
                            </m:sub>
                          </m:sSub>
                        </m:e>
                      </m:mr>
                      <m:mr>
                        <m:e>
                          <m:r>
                            <m:rPr>
                              <m:sty m:val="p"/>
                            </m:rPr>
                            <w:rPr>
                              <w:rFonts w:ascii="Cambria Math" w:eastAsia="PMingLiU" w:hAnsi="Cambria Math"/>
                              <w:lang w:eastAsia="zh-CN"/>
                            </w:rPr>
                            <m:t>.</m:t>
                          </m:r>
                          <m:ctrlPr>
                            <w:rPr>
                              <w:rFonts w:ascii="Cambria Math" w:eastAsia="Cambria Math" w:hAnsi="Cambria Math" w:cs="Cambria Math"/>
                            </w:rPr>
                          </m:ctrlPr>
                        </m:e>
                      </m:mr>
                      <m:mr>
                        <m:e>
                          <m:sSub>
                            <m:sSubPr>
                              <m:ctrlPr>
                                <w:rPr>
                                  <w:rFonts w:ascii="Cambria Math" w:eastAsia="PMingLiU" w:hAnsi="Cambria Math"/>
                                  <w:lang w:eastAsia="zh-CN"/>
                                </w:rPr>
                              </m:ctrlPr>
                            </m:sSubPr>
                            <m:e>
                              <m:r>
                                <m:rPr>
                                  <m:sty m:val="b"/>
                                </m:rPr>
                                <w:rPr>
                                  <w:rFonts w:ascii="Cambria Math" w:eastAsia="PMingLiU" w:hAnsi="Cambria Math"/>
                                  <w:lang w:eastAsia="zh-CN"/>
                                </w:rPr>
                                <m:t>f</m:t>
                              </m:r>
                            </m:e>
                            <m:sub>
                              <m:r>
                                <m:rPr>
                                  <m:sty m:val="p"/>
                                </m:rPr>
                                <w:rPr>
                                  <w:rFonts w:ascii="Cambria Math" w:eastAsia="PMingLiU" w:hAnsi="Cambria Math"/>
                                  <w:lang w:eastAsia="zh-CN"/>
                                </w:rPr>
                                <m:t>m</m:t>
                              </m:r>
                            </m:sub>
                          </m:sSub>
                        </m:e>
                      </m:mr>
                    </m:m>
                  </m:e>
                </m:d>
                <m:r>
                  <m:rPr>
                    <m:sty m:val="p"/>
                  </m:rPr>
                  <w:rPr>
                    <w:rFonts w:ascii="Cambria Math" w:eastAsia="PMingLiU" w:hAnsi="Cambria Math"/>
                    <w:lang w:eastAsia="zh-CN"/>
                  </w:rPr>
                  <m:t>=</m:t>
                </m:r>
                <m:d>
                  <m:dPr>
                    <m:begChr m:val="["/>
                    <m:endChr m:val="]"/>
                    <m:ctrlPr>
                      <w:rPr>
                        <w:rFonts w:ascii="Cambria Math" w:eastAsia="PMingLiU" w:hAnsi="Cambria Math"/>
                        <w:lang w:eastAsia="zh-CN"/>
                      </w:rPr>
                    </m:ctrlPr>
                  </m:dPr>
                  <m:e>
                    <m:m>
                      <m:mPr>
                        <m:mcs>
                          <m:mc>
                            <m:mcPr>
                              <m:count m:val="4"/>
                              <m:mcJc m:val="center"/>
                            </m:mcPr>
                          </m:mc>
                        </m:mcs>
                        <m:ctrlPr>
                          <w:rPr>
                            <w:rFonts w:ascii="Cambria Math" w:eastAsia="PMingLiU" w:hAnsi="Cambria Math"/>
                            <w:lang w:eastAsia="zh-CN"/>
                          </w:rPr>
                        </m:ctrlPr>
                      </m:mPr>
                      <m:mr>
                        <m:e>
                          <m:sSubSup>
                            <m:sSubSupPr>
                              <m:ctrlPr>
                                <w:rPr>
                                  <w:rFonts w:ascii="Cambria Math" w:eastAsia="PMingLiU" w:hAnsi="Cambria Math"/>
                                  <w:lang w:eastAsia="zh-CN"/>
                                </w:rPr>
                              </m:ctrlPr>
                            </m:sSubSupPr>
                            <m:e>
                              <m:r>
                                <m:rPr>
                                  <m:sty m:val="p"/>
                                </m:rPr>
                                <w:rPr>
                                  <w:rFonts w:ascii="Cambria Math" w:eastAsia="PMingLiU" w:hAnsi="Cambria Math"/>
                                  <w:lang w:eastAsia="zh-CN"/>
                                </w:rPr>
                                <m:t>f</m:t>
                              </m:r>
                            </m:e>
                            <m:sub>
                              <m:r>
                                <m:rPr>
                                  <m:sty m:val="p"/>
                                </m:rPr>
                                <w:rPr>
                                  <w:rFonts w:ascii="Cambria Math" w:eastAsia="PMingLiU" w:hAnsi="Cambria Math"/>
                                  <w:lang w:eastAsia="zh-CN"/>
                                </w:rPr>
                                <m:t>1</m:t>
                              </m:r>
                            </m:sub>
                            <m:sup>
                              <m:r>
                                <m:rPr>
                                  <m:sty m:val="p"/>
                                </m:rPr>
                                <w:rPr>
                                  <w:rFonts w:ascii="Cambria Math" w:eastAsia="PMingLiU" w:hAnsi="Cambria Math"/>
                                  <w:lang w:eastAsia="zh-CN"/>
                                </w:rPr>
                                <m:t>1</m:t>
                              </m:r>
                            </m:sup>
                          </m:sSubSup>
                          <m:ctrlPr>
                            <w:rPr>
                              <w:rFonts w:ascii="Cambria Math" w:eastAsia="Cambria Math" w:hAnsi="Cambria Math" w:cs="Cambria Math"/>
                            </w:rPr>
                          </m:ctrlPr>
                        </m:e>
                        <m:e>
                          <m:sSubSup>
                            <m:sSubSupPr>
                              <m:ctrlPr>
                                <w:rPr>
                                  <w:rFonts w:ascii="Cambria Math" w:eastAsia="PMingLiU" w:hAnsi="Cambria Math"/>
                                  <w:lang w:eastAsia="zh-CN"/>
                                </w:rPr>
                              </m:ctrlPr>
                            </m:sSubSupPr>
                            <m:e>
                              <m:r>
                                <m:rPr>
                                  <m:sty m:val="p"/>
                                </m:rPr>
                                <w:rPr>
                                  <w:rFonts w:ascii="Cambria Math" w:eastAsia="PMingLiU" w:hAnsi="Cambria Math"/>
                                  <w:lang w:eastAsia="zh-CN"/>
                                </w:rPr>
                                <m:t>f</m:t>
                              </m:r>
                            </m:e>
                            <m:sub>
                              <m:r>
                                <m:rPr>
                                  <m:sty m:val="p"/>
                                </m:rPr>
                                <w:rPr>
                                  <w:rFonts w:ascii="Cambria Math" w:eastAsia="PMingLiU" w:hAnsi="Cambria Math"/>
                                  <w:lang w:eastAsia="zh-CN"/>
                                </w:rPr>
                                <m:t>1</m:t>
                              </m:r>
                            </m:sub>
                            <m:sup>
                              <m:r>
                                <m:rPr>
                                  <m:sty m:val="p"/>
                                </m:rPr>
                                <w:rPr>
                                  <w:rFonts w:ascii="Cambria Math" w:eastAsia="PMingLiU" w:hAnsi="Cambria Math"/>
                                  <w:lang w:eastAsia="zh-CN"/>
                                </w:rPr>
                                <m:t>2</m:t>
                              </m:r>
                            </m:sup>
                          </m:sSubSup>
                          <m:ctrlPr>
                            <w:rPr>
                              <w:rFonts w:ascii="Cambria Math" w:eastAsia="Cambria Math" w:hAnsi="Cambria Math" w:cs="Cambria Math"/>
                            </w:rPr>
                          </m:ctrlPr>
                        </m:e>
                        <m:e>
                          <m:r>
                            <m:rPr>
                              <m:sty m:val="p"/>
                            </m:rPr>
                            <w:rPr>
                              <w:rFonts w:ascii="Cambria Math" w:eastAsia="Cambria Math" w:hAnsi="Cambria Math" w:cs="Cambria Math"/>
                            </w:rPr>
                            <m:t>.</m:t>
                          </m:r>
                          <m:ctrlPr>
                            <w:rPr>
                              <w:rFonts w:ascii="Cambria Math" w:eastAsia="Cambria Math" w:hAnsi="Cambria Math" w:cs="Cambria Math"/>
                            </w:rPr>
                          </m:ctrlPr>
                        </m:e>
                        <m:e>
                          <m:sSubSup>
                            <m:sSubSupPr>
                              <m:ctrlPr>
                                <w:rPr>
                                  <w:rFonts w:ascii="Cambria Math" w:eastAsia="PMingLiU" w:hAnsi="Cambria Math"/>
                                  <w:lang w:eastAsia="zh-CN"/>
                                </w:rPr>
                              </m:ctrlPr>
                            </m:sSubSupPr>
                            <m:e>
                              <m:r>
                                <m:rPr>
                                  <m:sty m:val="p"/>
                                </m:rPr>
                                <w:rPr>
                                  <w:rFonts w:ascii="Cambria Math" w:eastAsia="PMingLiU" w:hAnsi="Cambria Math"/>
                                  <w:lang w:eastAsia="zh-CN"/>
                                </w:rPr>
                                <m:t>f</m:t>
                              </m:r>
                            </m:e>
                            <m:sub>
                              <m:r>
                                <m:rPr>
                                  <m:sty m:val="p"/>
                                </m:rPr>
                                <w:rPr>
                                  <w:rFonts w:ascii="Cambria Math" w:eastAsia="PMingLiU" w:hAnsi="Cambria Math"/>
                                  <w:lang w:eastAsia="zh-CN"/>
                                </w:rPr>
                                <m:t>1</m:t>
                              </m:r>
                            </m:sub>
                            <m:sup>
                              <m:r>
                                <m:rPr>
                                  <m:sty m:val="p"/>
                                </m:rPr>
                                <w:rPr>
                                  <w:rFonts w:ascii="Cambria Math" w:eastAsia="PMingLiU" w:hAnsi="Cambria Math"/>
                                  <w:lang w:eastAsia="zh-CN"/>
                                </w:rPr>
                                <m:t>p</m:t>
                              </m:r>
                            </m:sup>
                          </m:sSubSup>
                          <m:ctrlPr>
                            <w:rPr>
                              <w:rFonts w:ascii="Cambria Math" w:eastAsia="Cambria Math" w:hAnsi="Cambria Math" w:cs="Cambria Math"/>
                            </w:rPr>
                          </m:ctrlPr>
                        </m:e>
                      </m:mr>
                      <m:mr>
                        <m:e>
                          <m:sSubSup>
                            <m:sSubSupPr>
                              <m:ctrlPr>
                                <w:rPr>
                                  <w:rFonts w:ascii="Cambria Math" w:eastAsia="PMingLiU" w:hAnsi="Cambria Math"/>
                                  <w:lang w:eastAsia="zh-CN"/>
                                </w:rPr>
                              </m:ctrlPr>
                            </m:sSubSupPr>
                            <m:e>
                              <m:r>
                                <m:rPr>
                                  <m:sty m:val="p"/>
                                </m:rPr>
                                <w:rPr>
                                  <w:rFonts w:ascii="Cambria Math" w:eastAsia="PMingLiU" w:hAnsi="Cambria Math"/>
                                  <w:lang w:eastAsia="zh-CN"/>
                                </w:rPr>
                                <m:t>f</m:t>
                              </m:r>
                            </m:e>
                            <m:sub>
                              <m:r>
                                <m:rPr>
                                  <m:sty m:val="p"/>
                                </m:rPr>
                                <w:rPr>
                                  <w:rFonts w:ascii="Cambria Math" w:eastAsia="PMingLiU" w:hAnsi="Cambria Math"/>
                                  <w:lang w:eastAsia="zh-CN"/>
                                </w:rPr>
                                <m:t>2</m:t>
                              </m:r>
                            </m:sub>
                            <m:sup>
                              <m:r>
                                <m:rPr>
                                  <m:sty m:val="p"/>
                                </m:rPr>
                                <w:rPr>
                                  <w:rFonts w:ascii="Cambria Math" w:eastAsia="PMingLiU" w:hAnsi="Cambria Math"/>
                                  <w:lang w:eastAsia="zh-CN"/>
                                </w:rPr>
                                <m:t>1</m:t>
                              </m:r>
                            </m:sup>
                          </m:sSubSup>
                          <m:ctrlPr>
                            <w:rPr>
                              <w:rFonts w:ascii="Cambria Math" w:eastAsia="Cambria Math" w:hAnsi="Cambria Math" w:cs="Cambria Math"/>
                            </w:rPr>
                          </m:ctrlPr>
                        </m:e>
                        <m:e>
                          <m:sSubSup>
                            <m:sSubSupPr>
                              <m:ctrlPr>
                                <w:rPr>
                                  <w:rFonts w:ascii="Cambria Math" w:eastAsia="PMingLiU" w:hAnsi="Cambria Math"/>
                                  <w:lang w:eastAsia="zh-CN"/>
                                </w:rPr>
                              </m:ctrlPr>
                            </m:sSubSupPr>
                            <m:e>
                              <m:r>
                                <m:rPr>
                                  <m:sty m:val="p"/>
                                </m:rPr>
                                <w:rPr>
                                  <w:rFonts w:ascii="Cambria Math" w:eastAsia="PMingLiU" w:hAnsi="Cambria Math"/>
                                  <w:lang w:eastAsia="zh-CN"/>
                                </w:rPr>
                                <m:t>f</m:t>
                              </m:r>
                            </m:e>
                            <m:sub>
                              <m:r>
                                <m:rPr>
                                  <m:sty m:val="p"/>
                                </m:rPr>
                                <w:rPr>
                                  <w:rFonts w:ascii="Cambria Math" w:eastAsia="PMingLiU" w:hAnsi="Cambria Math"/>
                                  <w:lang w:eastAsia="zh-CN"/>
                                </w:rPr>
                                <m:t>2</m:t>
                              </m:r>
                            </m:sub>
                            <m:sup>
                              <m:r>
                                <m:rPr>
                                  <m:sty m:val="p"/>
                                </m:rPr>
                                <w:rPr>
                                  <w:rFonts w:ascii="Cambria Math" w:eastAsia="PMingLiU" w:hAnsi="Cambria Math"/>
                                  <w:lang w:eastAsia="zh-CN"/>
                                </w:rPr>
                                <m:t>2</m:t>
                              </m:r>
                            </m:sup>
                          </m:sSubSup>
                          <m:ctrlPr>
                            <w:rPr>
                              <w:rFonts w:ascii="Cambria Math" w:eastAsia="Cambria Math" w:hAnsi="Cambria Math" w:cs="Cambria Math"/>
                            </w:rPr>
                          </m:ctrlPr>
                        </m:e>
                        <m:e>
                          <m:r>
                            <m:rPr>
                              <m:sty m:val="p"/>
                            </m:rPr>
                            <w:rPr>
                              <w:rFonts w:ascii="Cambria Math" w:eastAsia="Cambria Math" w:hAnsi="Cambria Math" w:cs="Cambria Math"/>
                            </w:rPr>
                            <m:t>.</m:t>
                          </m:r>
                          <m:ctrlPr>
                            <w:rPr>
                              <w:rFonts w:ascii="Cambria Math" w:eastAsia="Cambria Math" w:hAnsi="Cambria Math" w:cs="Cambria Math"/>
                            </w:rPr>
                          </m:ctrlPr>
                        </m:e>
                        <m:e>
                          <m:sSubSup>
                            <m:sSubSupPr>
                              <m:ctrlPr>
                                <w:rPr>
                                  <w:rFonts w:ascii="Cambria Math" w:eastAsia="PMingLiU" w:hAnsi="Cambria Math"/>
                                  <w:lang w:eastAsia="zh-CN"/>
                                </w:rPr>
                              </m:ctrlPr>
                            </m:sSubSupPr>
                            <m:e>
                              <m:r>
                                <m:rPr>
                                  <m:sty m:val="p"/>
                                </m:rPr>
                                <w:rPr>
                                  <w:rFonts w:ascii="Cambria Math" w:eastAsia="PMingLiU" w:hAnsi="Cambria Math"/>
                                  <w:lang w:eastAsia="zh-CN"/>
                                </w:rPr>
                                <m:t>f</m:t>
                              </m:r>
                            </m:e>
                            <m:sub>
                              <m:r>
                                <m:rPr>
                                  <m:sty m:val="p"/>
                                </m:rPr>
                                <w:rPr>
                                  <w:rFonts w:ascii="Cambria Math" w:eastAsia="PMingLiU" w:hAnsi="Cambria Math"/>
                                  <w:lang w:eastAsia="zh-CN"/>
                                </w:rPr>
                                <m:t>2</m:t>
                              </m:r>
                            </m:sub>
                            <m:sup>
                              <m:r>
                                <m:rPr>
                                  <m:sty m:val="p"/>
                                </m:rPr>
                                <w:rPr>
                                  <w:rFonts w:ascii="Cambria Math" w:eastAsia="PMingLiU" w:hAnsi="Cambria Math"/>
                                  <w:lang w:eastAsia="zh-CN"/>
                                </w:rPr>
                                <m:t>p</m:t>
                              </m:r>
                            </m:sup>
                          </m:sSubSup>
                          <m:ctrlPr>
                            <w:rPr>
                              <w:rFonts w:ascii="Cambria Math" w:eastAsia="Cambria Math" w:hAnsi="Cambria Math" w:cs="Cambria Math"/>
                            </w:rPr>
                          </m:ctrlPr>
                        </m:e>
                      </m:mr>
                      <m:mr>
                        <m:e>
                          <m:r>
                            <m:rPr>
                              <m:sty m:val="p"/>
                            </m:rPr>
                            <w:rPr>
                              <w:rFonts w:ascii="Cambria Math" w:eastAsia="Cambria Math" w:hAnsi="Cambria Math" w:cs="Cambria Math"/>
                            </w:rPr>
                            <m:t>.</m:t>
                          </m:r>
                          <m:ctrlPr>
                            <w:rPr>
                              <w:rFonts w:ascii="Cambria Math" w:eastAsia="Cambria Math" w:hAnsi="Cambria Math" w:cs="Cambria Math"/>
                            </w:rPr>
                          </m:ctrlPr>
                        </m:e>
                        <m:e>
                          <m:r>
                            <m:rPr>
                              <m:sty m:val="p"/>
                            </m:rPr>
                            <w:rPr>
                              <w:rFonts w:ascii="Cambria Math" w:eastAsia="Cambria Math" w:hAnsi="Cambria Math" w:cs="Cambria Math"/>
                            </w:rPr>
                            <m:t>.</m:t>
                          </m:r>
                          <m:ctrlPr>
                            <w:rPr>
                              <w:rFonts w:ascii="Cambria Math" w:eastAsia="Cambria Math" w:hAnsi="Cambria Math" w:cs="Cambria Math"/>
                            </w:rPr>
                          </m:ctrlPr>
                        </m:e>
                        <m:e>
                          <m:r>
                            <m:rPr>
                              <m:sty m:val="p"/>
                            </m:rPr>
                            <w:rPr>
                              <w:rFonts w:ascii="Cambria Math" w:eastAsia="Cambria Math" w:hAnsi="Cambria Math" w:cs="Cambria Math"/>
                            </w:rPr>
                            <m:t>.</m:t>
                          </m:r>
                        </m:e>
                        <m:e>
                          <m:r>
                            <m:rPr>
                              <m:sty m:val="p"/>
                            </m:rPr>
                            <w:rPr>
                              <w:rFonts w:ascii="Cambria Math" w:eastAsia="PMingLiU" w:hAnsi="Cambria Math"/>
                              <w:lang w:eastAsia="zh-CN"/>
                            </w:rPr>
                            <m:t>.</m:t>
                          </m:r>
                        </m:e>
                      </m:mr>
                      <m:mr>
                        <m:e>
                          <m:sSubSup>
                            <m:sSubSupPr>
                              <m:ctrlPr>
                                <w:rPr>
                                  <w:rFonts w:ascii="Cambria Math" w:eastAsia="PMingLiU" w:hAnsi="Cambria Math"/>
                                  <w:lang w:eastAsia="zh-CN"/>
                                </w:rPr>
                              </m:ctrlPr>
                            </m:sSubSupPr>
                            <m:e>
                              <m:r>
                                <m:rPr>
                                  <m:sty m:val="p"/>
                                </m:rPr>
                                <w:rPr>
                                  <w:rFonts w:ascii="Cambria Math" w:eastAsia="PMingLiU" w:hAnsi="Cambria Math"/>
                                  <w:lang w:eastAsia="zh-CN"/>
                                </w:rPr>
                                <m:t>f</m:t>
                              </m:r>
                            </m:e>
                            <m:sub>
                              <m:r>
                                <m:rPr>
                                  <m:sty m:val="p"/>
                                </m:rPr>
                                <w:rPr>
                                  <w:rFonts w:ascii="Cambria Math" w:eastAsia="PMingLiU" w:hAnsi="Cambria Math"/>
                                  <w:lang w:eastAsia="zh-CN"/>
                                </w:rPr>
                                <m:t>m</m:t>
                              </m:r>
                            </m:sub>
                            <m:sup>
                              <m:r>
                                <m:rPr>
                                  <m:sty m:val="p"/>
                                </m:rPr>
                                <w:rPr>
                                  <w:rFonts w:ascii="Cambria Math" w:eastAsia="PMingLiU" w:hAnsi="Cambria Math"/>
                                  <w:lang w:eastAsia="zh-CN"/>
                                </w:rPr>
                                <m:t>1</m:t>
                              </m:r>
                            </m:sup>
                          </m:sSubSup>
                          <m:ctrlPr>
                            <w:rPr>
                              <w:rFonts w:ascii="Cambria Math" w:eastAsia="Cambria Math" w:hAnsi="Cambria Math" w:cs="Cambria Math"/>
                            </w:rPr>
                          </m:ctrlPr>
                        </m:e>
                        <m:e>
                          <m:sSubSup>
                            <m:sSubSupPr>
                              <m:ctrlPr>
                                <w:rPr>
                                  <w:rFonts w:ascii="Cambria Math" w:eastAsia="PMingLiU" w:hAnsi="Cambria Math"/>
                                  <w:lang w:eastAsia="zh-CN"/>
                                </w:rPr>
                              </m:ctrlPr>
                            </m:sSubSupPr>
                            <m:e>
                              <m:r>
                                <m:rPr>
                                  <m:sty m:val="p"/>
                                </m:rPr>
                                <w:rPr>
                                  <w:rFonts w:ascii="Cambria Math" w:eastAsia="PMingLiU" w:hAnsi="Cambria Math"/>
                                  <w:lang w:eastAsia="zh-CN"/>
                                </w:rPr>
                                <m:t>f</m:t>
                              </m:r>
                            </m:e>
                            <m:sub>
                              <m:r>
                                <m:rPr>
                                  <m:sty m:val="p"/>
                                </m:rPr>
                                <w:rPr>
                                  <w:rFonts w:ascii="Cambria Math" w:eastAsia="PMingLiU" w:hAnsi="Cambria Math"/>
                                  <w:lang w:eastAsia="zh-CN"/>
                                </w:rPr>
                                <m:t>m</m:t>
                              </m:r>
                            </m:sub>
                            <m:sup>
                              <m:r>
                                <m:rPr>
                                  <m:sty m:val="p"/>
                                </m:rPr>
                                <w:rPr>
                                  <w:rFonts w:ascii="Cambria Math" w:eastAsia="PMingLiU" w:hAnsi="Cambria Math"/>
                                  <w:lang w:eastAsia="zh-CN"/>
                                </w:rPr>
                                <m:t>2</m:t>
                              </m:r>
                            </m:sup>
                          </m:sSubSup>
                          <m:ctrlPr>
                            <w:rPr>
                              <w:rFonts w:ascii="Cambria Math" w:eastAsia="Cambria Math" w:hAnsi="Cambria Math" w:cs="Cambria Math"/>
                            </w:rPr>
                          </m:ctrlPr>
                        </m:e>
                        <m:e>
                          <m:r>
                            <m:rPr>
                              <m:sty m:val="p"/>
                            </m:rPr>
                            <w:rPr>
                              <w:rFonts w:ascii="Cambria Math" w:eastAsia="Cambria Math" w:hAnsi="Cambria Math" w:cs="Cambria Math"/>
                            </w:rPr>
                            <m:t>.</m:t>
                          </m:r>
                        </m:e>
                        <m:e>
                          <m:sSubSup>
                            <m:sSubSupPr>
                              <m:ctrlPr>
                                <w:rPr>
                                  <w:rFonts w:ascii="Cambria Math" w:eastAsia="PMingLiU" w:hAnsi="Cambria Math"/>
                                  <w:lang w:eastAsia="zh-CN"/>
                                </w:rPr>
                              </m:ctrlPr>
                            </m:sSubSupPr>
                            <m:e>
                              <m:r>
                                <m:rPr>
                                  <m:sty m:val="p"/>
                                </m:rPr>
                                <w:rPr>
                                  <w:rFonts w:ascii="Cambria Math" w:eastAsia="PMingLiU" w:hAnsi="Cambria Math"/>
                                  <w:lang w:eastAsia="zh-CN"/>
                                </w:rPr>
                                <m:t>f</m:t>
                              </m:r>
                            </m:e>
                            <m:sub>
                              <m:r>
                                <m:rPr>
                                  <m:sty m:val="p"/>
                                </m:rPr>
                                <w:rPr>
                                  <w:rFonts w:ascii="Cambria Math" w:eastAsia="PMingLiU" w:hAnsi="Cambria Math"/>
                                  <w:lang w:eastAsia="zh-CN"/>
                                </w:rPr>
                                <m:t>m</m:t>
                              </m:r>
                            </m:sub>
                            <m:sup>
                              <m:r>
                                <m:rPr>
                                  <m:sty m:val="p"/>
                                </m:rPr>
                                <w:rPr>
                                  <w:rFonts w:ascii="Cambria Math" w:eastAsia="PMingLiU" w:hAnsi="Cambria Math"/>
                                  <w:lang w:eastAsia="zh-CN"/>
                                </w:rPr>
                                <m:t>p</m:t>
                              </m:r>
                            </m:sup>
                          </m:sSubSup>
                        </m:e>
                      </m:mr>
                    </m:m>
                  </m:e>
                </m:d>
              </m:oMath>
            </m:oMathPara>
          </w:p>
        </w:tc>
        <w:tc>
          <w:tcPr>
            <w:tcW w:w="1660" w:type="dxa"/>
            <w:vAlign w:val="center"/>
          </w:tcPr>
          <w:p w:rsidR="00D62C01" w:rsidRPr="002D71A5" w:rsidRDefault="00D62C01" w:rsidP="008216C4">
            <w:pPr>
              <w:pStyle w:val="BodyText"/>
            </w:pPr>
            <w:r w:rsidRPr="002D71A5">
              <w:rPr>
                <w:rFonts w:hint="eastAsia"/>
              </w:rPr>
              <w:t>(</w:t>
            </w:r>
            <w:r>
              <w:rPr>
                <w:rFonts w:eastAsiaTheme="minorEastAsia" w:hint="eastAsia"/>
                <w:lang w:eastAsia="zh-HK"/>
              </w:rPr>
              <w:t>4</w:t>
            </w:r>
            <w:r w:rsidRPr="002D71A5">
              <w:rPr>
                <w:rFonts w:hint="eastAsia"/>
              </w:rPr>
              <w:t>)</w:t>
            </w:r>
          </w:p>
        </w:tc>
      </w:tr>
    </w:tbl>
    <w:p w:rsidR="00D62C01" w:rsidRPr="00564E50" w:rsidRDefault="00D62C01" w:rsidP="00D62C01">
      <w:pPr>
        <w:pStyle w:val="BodyText"/>
        <w:rPr>
          <w:rFonts w:eastAsiaTheme="minorEastAsia"/>
          <w:lang w:eastAsia="zh-HK"/>
        </w:rPr>
      </w:pPr>
      <w:proofErr w:type="gramStart"/>
      <w:r w:rsidRPr="002D71A5">
        <w:rPr>
          <w:rFonts w:hint="eastAsia"/>
        </w:rPr>
        <w:t>where</w:t>
      </w:r>
      <w:proofErr w:type="gramEnd"/>
      <w:r w:rsidRPr="002D71A5">
        <w:rPr>
          <w:rFonts w:hint="eastAsia"/>
        </w:rPr>
        <w:t xml:space="preserve"> </w:t>
      </w:r>
      <m:oMath>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i</m:t>
            </m:r>
          </m:sub>
          <m:sup>
            <m:r>
              <m:rPr>
                <m:sty m:val="p"/>
              </m:rPr>
              <w:rPr>
                <w:rFonts w:ascii="Cambria Math" w:hAnsi="Cambria Math"/>
              </w:rPr>
              <m:t>k</m:t>
            </m:r>
          </m:sup>
        </m:sSubSup>
      </m:oMath>
      <w:r w:rsidRPr="002D71A5">
        <w:rPr>
          <w:rFonts w:hint="eastAsia"/>
        </w:rPr>
        <w:t xml:space="preserve"> (i=1,</w:t>
      </w:r>
      <w:r w:rsidRPr="002D71A5">
        <w:t>…</w:t>
      </w:r>
      <w:r w:rsidRPr="002D71A5">
        <w:rPr>
          <w:rFonts w:hint="eastAsia"/>
        </w:rPr>
        <w:t>m, k=1,</w:t>
      </w:r>
      <w:r w:rsidRPr="002D71A5">
        <w:t>…</w:t>
      </w:r>
      <w:r w:rsidRPr="002D71A5">
        <w:rPr>
          <w:rFonts w:hint="eastAsia"/>
        </w:rPr>
        <w:t xml:space="preserve">,p) is the </w:t>
      </w:r>
      <w:proofErr w:type="spellStart"/>
      <w:r w:rsidRPr="002D71A5">
        <w:rPr>
          <w:rFonts w:hint="eastAsia"/>
        </w:rPr>
        <w:t>k</w:t>
      </w:r>
      <w:r w:rsidRPr="0037426F">
        <w:rPr>
          <w:rFonts w:hint="eastAsia"/>
          <w:vertAlign w:val="superscript"/>
        </w:rPr>
        <w:t>th</w:t>
      </w:r>
      <w:proofErr w:type="spellEnd"/>
      <w:r w:rsidRPr="002D71A5">
        <w:rPr>
          <w:rFonts w:hint="eastAsia"/>
        </w:rPr>
        <w:t xml:space="preserve"> </w:t>
      </w:r>
      <w:r w:rsidRPr="002D71A5">
        <w:t>natural</w:t>
      </w:r>
      <w:r w:rsidRPr="002D71A5">
        <w:rPr>
          <w:rFonts w:hint="eastAsia"/>
        </w:rPr>
        <w:t xml:space="preserve"> frequency extracted using the data from </w:t>
      </w:r>
      <w:proofErr w:type="spellStart"/>
      <w:r w:rsidRPr="002D71A5">
        <w:rPr>
          <w:rFonts w:hint="eastAsia"/>
        </w:rPr>
        <w:t>i</w:t>
      </w:r>
      <w:r w:rsidRPr="0037426F">
        <w:rPr>
          <w:rFonts w:hint="eastAsia"/>
          <w:vertAlign w:val="superscript"/>
        </w:rPr>
        <w:t>th</w:t>
      </w:r>
      <w:proofErr w:type="spellEnd"/>
      <w:r w:rsidRPr="002D71A5">
        <w:rPr>
          <w:rFonts w:hint="eastAsia"/>
        </w:rPr>
        <w:t xml:space="preserve"> sensor. Each row of</w:t>
      </w:r>
      <m:oMath>
        <m:r>
          <m:rPr>
            <m:scr m:val="script"/>
            <m:sty m:val="p"/>
          </m:rPr>
          <w:rPr>
            <w:rFonts w:ascii="Cambria Math" w:hAnsi="Cambria Math"/>
          </w:rPr>
          <m:t xml:space="preserve"> F</m:t>
        </m:r>
      </m:oMath>
      <w:r w:rsidRPr="002D71A5">
        <w:rPr>
          <w:rFonts w:hint="eastAsia"/>
        </w:rPr>
        <w:t xml:space="preserve"> (i.e. </w:t>
      </w:r>
      <m:oMath>
        <m:sSub>
          <m:sSubPr>
            <m:ctrlPr>
              <w:rPr>
                <w:rFonts w:ascii="Cambria Math" w:hAnsi="Cambria Math"/>
              </w:rPr>
            </m:ctrlPr>
          </m:sSubPr>
          <m:e>
            <m:r>
              <m:rPr>
                <m:sty m:val="b"/>
              </m:rPr>
              <w:rPr>
                <w:rFonts w:ascii="Cambria Math" w:hAnsi="Cambria Math"/>
              </w:rPr>
              <m:t>f</m:t>
            </m:r>
          </m:e>
          <m:sub>
            <m:r>
              <m:rPr>
                <m:sty m:val="p"/>
              </m:rPr>
              <w:rPr>
                <w:rFonts w:ascii="Cambria Math" w:hAnsi="Cambria Math"/>
              </w:rPr>
              <m:t>i</m:t>
            </m:r>
          </m:sub>
        </m:sSub>
        <m:r>
          <m:rPr>
            <m:sty m:val="p"/>
          </m:rPr>
          <w:rPr>
            <w:rFonts w:ascii="Cambria Math" w:hAnsi="Cambria Math"/>
          </w:rPr>
          <m:t>,i=1,…,m)</m:t>
        </m:r>
      </m:oMath>
      <w:r w:rsidRPr="002D71A5">
        <w:rPr>
          <w:rFonts w:hint="eastAsia"/>
        </w:rPr>
        <w:t xml:space="preserve"> belongs to the natural frequency set </w:t>
      </w:r>
      <w:r>
        <w:rPr>
          <w:rFonts w:eastAsiaTheme="minorEastAsia" w:hint="eastAsia"/>
          <w:lang w:eastAsia="zh-HK"/>
        </w:rPr>
        <w:t>of</w:t>
      </w:r>
      <w:r w:rsidRPr="002D71A5">
        <w:rPr>
          <w:rFonts w:hint="eastAsia"/>
        </w:rPr>
        <w:t xml:space="preserve"> a particular node.</w:t>
      </w:r>
      <w:r>
        <w:rPr>
          <w:rFonts w:eastAsiaTheme="minorEastAsia" w:hint="eastAsia"/>
          <w:lang w:eastAsia="zh-HK"/>
        </w:rPr>
        <w:t xml:space="preserve"> </w:t>
      </w:r>
      <w:r w:rsidRPr="002D71A5">
        <w:rPr>
          <w:rFonts w:hint="eastAsia"/>
        </w:rPr>
        <w:t xml:space="preserve"> </w:t>
      </w:r>
      <w:r w:rsidRPr="002D71A5">
        <w:t>Analog</w:t>
      </w:r>
      <w:r w:rsidRPr="002D71A5">
        <w:rPr>
          <w:rFonts w:hint="eastAsia"/>
        </w:rPr>
        <w:t xml:space="preserve">ous to the </w:t>
      </w:r>
      <w:r w:rsidRPr="002D71A5">
        <w:t>‘</w:t>
      </w:r>
      <w:r w:rsidRPr="002D71A5">
        <w:rPr>
          <w:rFonts w:hint="eastAsia"/>
        </w:rPr>
        <w:t>adjacency list</w:t>
      </w:r>
      <w:r w:rsidRPr="002D71A5">
        <w:t>’</w:t>
      </w:r>
      <w:r w:rsidRPr="002D71A5">
        <w:rPr>
          <w:rFonts w:hint="eastAsia"/>
        </w:rPr>
        <w:t xml:space="preserve">, we define </w:t>
      </w:r>
      <w:r>
        <w:rPr>
          <w:rFonts w:eastAsiaTheme="minorEastAsia" w:hint="eastAsia"/>
          <w:lang w:eastAsia="zh-HK"/>
        </w:rPr>
        <w:t xml:space="preserve">a </w:t>
      </w:r>
      <w:r w:rsidRPr="002D71A5">
        <w:t>‘</w:t>
      </w:r>
      <w:r w:rsidRPr="002D71A5">
        <w:rPr>
          <w:rFonts w:hint="eastAsia"/>
        </w:rPr>
        <w:t>comparability list</w:t>
      </w:r>
      <w:r w:rsidRPr="002D71A5">
        <w:t>’</w:t>
      </w:r>
      <w:r w:rsidRPr="002D71A5">
        <w:rPr>
          <w:rFonts w:hint="eastAsia"/>
        </w:rPr>
        <w:t xml:space="preserve"> for</w:t>
      </w:r>
      <w:r>
        <w:rPr>
          <w:rFonts w:eastAsiaTheme="minorEastAsia" w:hint="eastAsia"/>
          <w:lang w:eastAsia="zh-HK"/>
        </w:rPr>
        <w:t xml:space="preserve"> </w:t>
      </w:r>
      <w:proofErr w:type="gramStart"/>
      <w:r>
        <w:rPr>
          <w:rFonts w:eastAsiaTheme="minorEastAsia" w:hint="eastAsia"/>
          <w:lang w:eastAsia="zh-HK"/>
        </w:rPr>
        <w:t xml:space="preserve">each </w:t>
      </w:r>
      <m:oMath>
        <w:proofErr w:type="gramEnd"/>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i</m:t>
            </m:r>
          </m:sub>
          <m:sup>
            <m:r>
              <m:rPr>
                <m:sty m:val="p"/>
              </m:rPr>
              <w:rPr>
                <w:rFonts w:ascii="Cambria Math" w:hAnsi="Cambria Math"/>
              </w:rPr>
              <m:t>k</m:t>
            </m:r>
          </m:sup>
        </m:sSubSup>
      </m:oMath>
      <w:r>
        <w:rPr>
          <w:rFonts w:eastAsiaTheme="minorEastAsia" w:hint="eastAsia"/>
          <w:lang w:eastAsia="zh-HK"/>
        </w:rPr>
        <w:t xml:space="preserve">, denoted as </w:t>
      </w:r>
      <m:oMath>
        <m:sSub>
          <m:sSubPr>
            <m:ctrlPr>
              <w:rPr>
                <w:rFonts w:ascii="Cambria Math" w:hAnsi="Cambria Math"/>
              </w:rPr>
            </m:ctrlPr>
          </m:sSubPr>
          <m:e>
            <m:r>
              <m:rPr>
                <m:sty m:val="p"/>
              </m:rPr>
              <w:rPr>
                <w:rFonts w:ascii="Cambria Math" w:hAnsi="Cambria Math"/>
              </w:rPr>
              <m:t>clist</m:t>
            </m:r>
          </m:e>
          <m:sub>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i</m:t>
                </m:r>
              </m:sub>
              <m:sup>
                <m:r>
                  <m:rPr>
                    <m:sty m:val="p"/>
                  </m:rPr>
                  <w:rPr>
                    <w:rFonts w:ascii="Cambria Math" w:hAnsi="Cambria Math"/>
                  </w:rPr>
                  <m:t>k</m:t>
                </m:r>
              </m:sup>
            </m:sSubSup>
          </m:sub>
        </m:sSub>
      </m:oMath>
      <w:r w:rsidRPr="002D71A5">
        <w:rPr>
          <w:rFonts w:hint="eastAsia"/>
        </w:rPr>
        <w:t xml:space="preserve"> </w:t>
      </w:r>
      <w:r>
        <w:rPr>
          <w:rFonts w:eastAsiaTheme="minorEastAsia" w:hint="eastAsia"/>
          <w:lang w:eastAsia="zh-HK"/>
        </w:rPr>
        <w:t xml:space="preserve">. </w:t>
      </w:r>
      <m:oMath>
        <m:sSub>
          <m:sSubPr>
            <m:ctrlPr>
              <w:rPr>
                <w:rFonts w:ascii="Cambria Math" w:hAnsi="Cambria Math"/>
              </w:rPr>
            </m:ctrlPr>
          </m:sSubPr>
          <m:e>
            <m:r>
              <m:rPr>
                <m:sty m:val="p"/>
              </m:rPr>
              <w:rPr>
                <w:rFonts w:ascii="Cambria Math" w:hAnsi="Cambria Math"/>
              </w:rPr>
              <m:t>clist</m:t>
            </m:r>
          </m:e>
          <m:sub>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i</m:t>
                </m:r>
              </m:sub>
              <m:sup>
                <m:r>
                  <m:rPr>
                    <m:sty m:val="p"/>
                  </m:rPr>
                  <w:rPr>
                    <w:rFonts w:ascii="Cambria Math" w:hAnsi="Cambria Math"/>
                  </w:rPr>
                  <m:t>k</m:t>
                </m:r>
              </m:sup>
            </m:sSubSup>
          </m:sub>
        </m:sSub>
      </m:oMath>
      <w:r>
        <w:rPr>
          <w:rFonts w:eastAsiaTheme="minorEastAsia" w:hint="eastAsia"/>
          <w:lang w:eastAsia="zh-HK"/>
        </w:rPr>
        <w:t xml:space="preserve"> </w:t>
      </w:r>
      <w:proofErr w:type="gramStart"/>
      <w:r w:rsidRPr="002D71A5">
        <w:rPr>
          <w:rFonts w:hint="eastAsia"/>
        </w:rPr>
        <w:t>contains</w:t>
      </w:r>
      <w:proofErr w:type="gramEnd"/>
      <w:r w:rsidRPr="002D71A5">
        <w:rPr>
          <w:rFonts w:hint="eastAsia"/>
        </w:rPr>
        <w:t xml:space="preserve"> all the comparable frequencies in</w:t>
      </w:r>
      <w:r>
        <w:rPr>
          <w:rFonts w:eastAsiaTheme="minorEastAsia" w:hint="eastAsia"/>
          <w:lang w:eastAsia="zh-HK"/>
        </w:rPr>
        <w:t xml:space="preserve"> </w:t>
      </w:r>
      <w:r w:rsidRPr="002D71A5">
        <w:rPr>
          <w:rFonts w:hint="eastAsia"/>
        </w:rPr>
        <w:t xml:space="preserve"> </w:t>
      </w:r>
      <m:oMath>
        <m:r>
          <m:rPr>
            <m:scr m:val="script"/>
            <m:sty m:val="p"/>
          </m:rPr>
          <w:rPr>
            <w:rFonts w:ascii="Cambria Math" w:eastAsia="PMingLiU" w:hAnsi="Cambria Math"/>
            <w:lang w:eastAsia="zh-CN"/>
          </w:rPr>
          <m:t>F</m:t>
        </m:r>
      </m:oMath>
      <w:r w:rsidDel="006B214A">
        <w:t xml:space="preserve"> </w:t>
      </w:r>
      <w:r>
        <w:rPr>
          <w:rFonts w:eastAsiaTheme="minorEastAsia" w:hint="eastAsia"/>
          <w:lang w:eastAsia="zh-HK"/>
        </w:rPr>
        <w:t xml:space="preserve">. The </w:t>
      </w:r>
      <w:r>
        <w:rPr>
          <w:rFonts w:eastAsiaTheme="minorEastAsia"/>
          <w:lang w:eastAsia="zh-HK"/>
        </w:rPr>
        <w:t>comparability</w:t>
      </w:r>
      <w:r>
        <w:rPr>
          <w:rFonts w:eastAsiaTheme="minorEastAsia" w:hint="eastAsia"/>
          <w:lang w:eastAsia="zh-HK"/>
        </w:rPr>
        <w:t xml:space="preserve"> lists of all the natural frequencies constitute a matrix:</w:t>
      </w:r>
    </w:p>
    <w:tbl>
      <w:tblPr>
        <w:tblW w:w="0" w:type="auto"/>
        <w:tblLook w:val="04A0"/>
      </w:tblPr>
      <w:tblGrid>
        <w:gridCol w:w="748"/>
        <w:gridCol w:w="3469"/>
        <w:gridCol w:w="859"/>
      </w:tblGrid>
      <w:tr w:rsidR="00D62C01" w:rsidTr="008216C4">
        <w:tc>
          <w:tcPr>
            <w:tcW w:w="748" w:type="dxa"/>
            <w:vAlign w:val="center"/>
          </w:tcPr>
          <w:p w:rsidR="00D62C01" w:rsidRPr="002D71A5" w:rsidRDefault="00D62C01" w:rsidP="008216C4">
            <w:pPr>
              <w:pStyle w:val="BodyText"/>
            </w:pPr>
            <w:r w:rsidRPr="002D71A5">
              <w:rPr>
                <w:rFonts w:hint="eastAsia"/>
              </w:rPr>
              <w:t xml:space="preserve"> </w:t>
            </w:r>
          </w:p>
        </w:tc>
        <w:tc>
          <w:tcPr>
            <w:tcW w:w="3469" w:type="dxa"/>
            <w:vAlign w:val="center"/>
          </w:tcPr>
          <w:p w:rsidR="00D62C01" w:rsidRPr="002D71A5" w:rsidRDefault="00EA06C0" w:rsidP="008216C4">
            <w:pPr>
              <w:pStyle w:val="BodyText"/>
            </w:pPr>
            <m:oMathPara>
              <m:oMath>
                <m:sSub>
                  <m:sSubPr>
                    <m:ctrlPr>
                      <w:rPr>
                        <w:rFonts w:ascii="Cambria Math" w:hAnsi="Cambria Math"/>
                      </w:rPr>
                    </m:ctrlPr>
                  </m:sSubPr>
                  <m:e>
                    <m:r>
                      <m:rPr>
                        <m:scr m:val="script"/>
                        <m:sty m:val="p"/>
                      </m:rPr>
                      <w:rPr>
                        <w:rFonts w:ascii="Cambria Math" w:hAnsi="Cambria Math"/>
                      </w:rPr>
                      <m:t>F</m:t>
                    </m:r>
                  </m:e>
                  <m:sub>
                    <m:r>
                      <m:rPr>
                        <m:sty m:val="p"/>
                      </m:rPr>
                      <w:rPr>
                        <w:rFonts w:ascii="Cambria Math" w:hAnsi="Cambria Math"/>
                      </w:rPr>
                      <m:t>clist</m:t>
                    </m:r>
                  </m:sub>
                </m:sSub>
                <m:r>
                  <m:rPr>
                    <m:sty m:val="p"/>
                  </m:rPr>
                  <w:rPr>
                    <w:rFonts w:ascii="Cambria Math" w:hAnsi="Cambria Math"/>
                  </w:rPr>
                  <m:t>=</m:t>
                </m:r>
                <m:d>
                  <m:dPr>
                    <m:begChr m:val="["/>
                    <m:endChr m:val="]"/>
                    <m:ctrlPr>
                      <w:rPr>
                        <w:rFonts w:ascii="Cambria Math" w:hAnsi="Cambria Math"/>
                      </w:rPr>
                    </m:ctrlPr>
                  </m:dPr>
                  <m:e>
                    <m:m>
                      <m:mPr>
                        <m:mcs>
                          <m:mc>
                            <m:mcPr>
                              <m:count m:val="4"/>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clist</m:t>
                              </m:r>
                            </m:e>
                            <m:sub>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1</m:t>
                                  </m:r>
                                </m:sub>
                                <m:sup>
                                  <m:r>
                                    <m:rPr>
                                      <m:sty m:val="p"/>
                                    </m:rPr>
                                    <w:rPr>
                                      <w:rFonts w:ascii="Cambria Math" w:hAnsi="Cambria Math"/>
                                    </w:rPr>
                                    <m:t>1</m:t>
                                  </m:r>
                                </m:sup>
                              </m:sSubSup>
                            </m:sub>
                          </m:sSub>
                          <m:ctrlPr>
                            <w:rPr>
                              <w:rFonts w:ascii="Cambria Math" w:eastAsia="Cambria Math" w:hAnsi="Cambria Math" w:cs="Cambria Math"/>
                            </w:rPr>
                          </m:ctrlPr>
                        </m:e>
                        <m:e>
                          <m:sSub>
                            <m:sSubPr>
                              <m:ctrlPr>
                                <w:rPr>
                                  <w:rFonts w:ascii="Cambria Math" w:hAnsi="Cambria Math"/>
                                </w:rPr>
                              </m:ctrlPr>
                            </m:sSubPr>
                            <m:e>
                              <m:r>
                                <m:rPr>
                                  <m:sty m:val="p"/>
                                </m:rPr>
                                <w:rPr>
                                  <w:rFonts w:ascii="Cambria Math" w:hAnsi="Cambria Math"/>
                                </w:rPr>
                                <m:t>clist</m:t>
                              </m:r>
                            </m:e>
                            <m:sub>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1</m:t>
                                  </m:r>
                                </m:sub>
                                <m:sup>
                                  <m:r>
                                    <m:rPr>
                                      <m:sty m:val="p"/>
                                    </m:rPr>
                                    <w:rPr>
                                      <w:rFonts w:ascii="Cambria Math" w:hAnsi="Cambria Math"/>
                                    </w:rPr>
                                    <m:t>2</m:t>
                                  </m:r>
                                </m:sup>
                              </m:sSubSup>
                            </m:sub>
                          </m:sSub>
                          <m:ctrlPr>
                            <w:rPr>
                              <w:rFonts w:ascii="Cambria Math" w:eastAsia="Cambria Math" w:hAnsi="Cambria Math" w:cs="Cambria Math"/>
                            </w:rPr>
                          </m:ctrlPr>
                        </m:e>
                        <m:e>
                          <m:r>
                            <m:rPr>
                              <m:sty m:val="p"/>
                            </m:rPr>
                            <w:rPr>
                              <w:rFonts w:ascii="Cambria Math" w:eastAsia="Cambria Math" w:hAnsi="Cambria Math" w:cs="Cambria Math"/>
                            </w:rPr>
                            <m:t>.</m:t>
                          </m:r>
                          <m:ctrlPr>
                            <w:rPr>
                              <w:rFonts w:ascii="Cambria Math" w:eastAsia="Cambria Math" w:hAnsi="Cambria Math" w:cs="Cambria Math"/>
                            </w:rPr>
                          </m:ctrlPr>
                        </m:e>
                        <m:e>
                          <m:sSub>
                            <m:sSubPr>
                              <m:ctrlPr>
                                <w:rPr>
                                  <w:rFonts w:ascii="Cambria Math" w:hAnsi="Cambria Math"/>
                                </w:rPr>
                              </m:ctrlPr>
                            </m:sSubPr>
                            <m:e>
                              <m:r>
                                <m:rPr>
                                  <m:sty m:val="p"/>
                                </m:rPr>
                                <w:rPr>
                                  <w:rFonts w:ascii="Cambria Math" w:hAnsi="Cambria Math"/>
                                </w:rPr>
                                <m:t>clist</m:t>
                              </m:r>
                            </m:e>
                            <m:sub>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1</m:t>
                                  </m:r>
                                </m:sub>
                                <m:sup>
                                  <m:r>
                                    <m:rPr>
                                      <m:sty m:val="p"/>
                                    </m:rPr>
                                    <w:rPr>
                                      <w:rFonts w:ascii="Cambria Math" w:hAnsi="Cambria Math"/>
                                    </w:rPr>
                                    <m:t>p</m:t>
                                  </m:r>
                                </m:sup>
                              </m:sSubSup>
                            </m:sub>
                          </m:sSub>
                          <m:ctrlPr>
                            <w:rPr>
                              <w:rFonts w:ascii="Cambria Math" w:eastAsia="Cambria Math" w:hAnsi="Cambria Math" w:cs="Cambria Math"/>
                            </w:rPr>
                          </m:ctrlPr>
                        </m:e>
                      </m:mr>
                      <m:mr>
                        <m:e>
                          <m:sSub>
                            <m:sSubPr>
                              <m:ctrlPr>
                                <w:rPr>
                                  <w:rFonts w:ascii="Cambria Math" w:hAnsi="Cambria Math"/>
                                </w:rPr>
                              </m:ctrlPr>
                            </m:sSubPr>
                            <m:e>
                              <m:r>
                                <m:rPr>
                                  <m:sty m:val="p"/>
                                </m:rPr>
                                <w:rPr>
                                  <w:rFonts w:ascii="Cambria Math" w:hAnsi="Cambria Math"/>
                                </w:rPr>
                                <m:t>clist</m:t>
                              </m:r>
                            </m:e>
                            <m:sub>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2</m:t>
                                  </m:r>
                                </m:sub>
                                <m:sup>
                                  <m:r>
                                    <m:rPr>
                                      <m:sty m:val="p"/>
                                    </m:rPr>
                                    <w:rPr>
                                      <w:rFonts w:ascii="Cambria Math" w:hAnsi="Cambria Math"/>
                                    </w:rPr>
                                    <m:t>1</m:t>
                                  </m:r>
                                </m:sup>
                              </m:sSubSup>
                            </m:sub>
                          </m:sSub>
                          <m:ctrlPr>
                            <w:rPr>
                              <w:rFonts w:ascii="Cambria Math" w:eastAsia="Cambria Math" w:hAnsi="Cambria Math" w:cs="Cambria Math"/>
                            </w:rPr>
                          </m:ctrlPr>
                        </m:e>
                        <m:e>
                          <m:sSub>
                            <m:sSubPr>
                              <m:ctrlPr>
                                <w:rPr>
                                  <w:rFonts w:ascii="Cambria Math" w:hAnsi="Cambria Math"/>
                                </w:rPr>
                              </m:ctrlPr>
                            </m:sSubPr>
                            <m:e>
                              <m:r>
                                <m:rPr>
                                  <m:sty m:val="p"/>
                                </m:rPr>
                                <w:rPr>
                                  <w:rFonts w:ascii="Cambria Math" w:hAnsi="Cambria Math"/>
                                </w:rPr>
                                <m:t>clist</m:t>
                              </m:r>
                            </m:e>
                            <m:sub>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2</m:t>
                                  </m:r>
                                </m:sub>
                                <m:sup>
                                  <m:r>
                                    <m:rPr>
                                      <m:sty m:val="p"/>
                                    </m:rPr>
                                    <w:rPr>
                                      <w:rFonts w:ascii="Cambria Math" w:hAnsi="Cambria Math"/>
                                    </w:rPr>
                                    <m:t>2</m:t>
                                  </m:r>
                                </m:sup>
                              </m:sSubSup>
                            </m:sub>
                          </m:sSub>
                          <m:ctrlPr>
                            <w:rPr>
                              <w:rFonts w:ascii="Cambria Math" w:eastAsia="Cambria Math" w:hAnsi="Cambria Math" w:cs="Cambria Math"/>
                            </w:rPr>
                          </m:ctrlPr>
                        </m:e>
                        <m:e>
                          <m:r>
                            <m:rPr>
                              <m:sty m:val="p"/>
                            </m:rPr>
                            <w:rPr>
                              <w:rFonts w:ascii="Cambria Math" w:eastAsia="Cambria Math" w:hAnsi="Cambria Math" w:cs="Cambria Math"/>
                            </w:rPr>
                            <m:t>.</m:t>
                          </m:r>
                          <m:ctrlPr>
                            <w:rPr>
                              <w:rFonts w:ascii="Cambria Math" w:eastAsia="Cambria Math" w:hAnsi="Cambria Math" w:cs="Cambria Math"/>
                            </w:rPr>
                          </m:ctrlPr>
                        </m:e>
                        <m:e>
                          <m:sSub>
                            <m:sSubPr>
                              <m:ctrlPr>
                                <w:rPr>
                                  <w:rFonts w:ascii="Cambria Math" w:hAnsi="Cambria Math"/>
                                </w:rPr>
                              </m:ctrlPr>
                            </m:sSubPr>
                            <m:e>
                              <m:r>
                                <m:rPr>
                                  <m:sty m:val="p"/>
                                </m:rPr>
                                <w:rPr>
                                  <w:rFonts w:ascii="Cambria Math" w:hAnsi="Cambria Math"/>
                                </w:rPr>
                                <m:t>clist</m:t>
                              </m:r>
                            </m:e>
                            <m:sub>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2</m:t>
                                  </m:r>
                                </m:sub>
                                <m:sup>
                                  <m:r>
                                    <m:rPr>
                                      <m:sty m:val="p"/>
                                    </m:rPr>
                                    <w:rPr>
                                      <w:rFonts w:ascii="Cambria Math" w:hAnsi="Cambria Math"/>
                                    </w:rPr>
                                    <m:t>p</m:t>
                                  </m:r>
                                </m:sup>
                              </m:sSubSup>
                            </m:sub>
                          </m:sSub>
                          <m:ctrlPr>
                            <w:rPr>
                              <w:rFonts w:ascii="Cambria Math" w:eastAsia="Cambria Math" w:hAnsi="Cambria Math" w:cs="Cambria Math"/>
                            </w:rPr>
                          </m:ctrlPr>
                        </m:e>
                      </m:mr>
                      <m:mr>
                        <m:e>
                          <m:r>
                            <m:rPr>
                              <m:sty m:val="p"/>
                            </m:rPr>
                            <w:rPr>
                              <w:rFonts w:ascii="Cambria Math" w:eastAsia="Cambria Math" w:hAnsi="Cambria Math" w:cs="Cambria Math"/>
                            </w:rPr>
                            <m:t>.</m:t>
                          </m:r>
                          <m:ctrlPr>
                            <w:rPr>
                              <w:rFonts w:ascii="Cambria Math" w:eastAsia="Cambria Math" w:hAnsi="Cambria Math" w:cs="Cambria Math"/>
                            </w:rPr>
                          </m:ctrlPr>
                        </m:e>
                        <m:e>
                          <m:r>
                            <m:rPr>
                              <m:sty m:val="p"/>
                            </m:rPr>
                            <w:rPr>
                              <w:rFonts w:ascii="Cambria Math" w:eastAsia="Cambria Math" w:hAnsi="Cambria Math" w:cs="Cambria Math"/>
                            </w:rPr>
                            <m:t>.</m:t>
                          </m:r>
                          <m:ctrlPr>
                            <w:rPr>
                              <w:rFonts w:ascii="Cambria Math" w:eastAsia="Cambria Math" w:hAnsi="Cambria Math" w:cs="Cambria Math"/>
                            </w:rPr>
                          </m:ctrlPr>
                        </m:e>
                        <m:e>
                          <m:r>
                            <m:rPr>
                              <m:sty m:val="p"/>
                            </m:rPr>
                            <w:rPr>
                              <w:rFonts w:ascii="Cambria Math" w:eastAsia="Cambria Math" w:hAnsi="Cambria Math" w:cs="Cambria Math"/>
                            </w:rPr>
                            <m:t>.</m:t>
                          </m:r>
                        </m:e>
                        <m:e>
                          <m:r>
                            <m:rPr>
                              <m:sty m:val="p"/>
                            </m:rPr>
                            <w:rPr>
                              <w:rFonts w:ascii="Cambria Math" w:hAnsi="Cambria Math"/>
                            </w:rPr>
                            <m:t>.</m:t>
                          </m:r>
                        </m:e>
                      </m:mr>
                      <m:mr>
                        <m:e>
                          <m:sSub>
                            <m:sSubPr>
                              <m:ctrlPr>
                                <w:rPr>
                                  <w:rFonts w:ascii="Cambria Math" w:hAnsi="Cambria Math"/>
                                </w:rPr>
                              </m:ctrlPr>
                            </m:sSubPr>
                            <m:e>
                              <m:r>
                                <m:rPr>
                                  <m:sty m:val="p"/>
                                </m:rPr>
                                <w:rPr>
                                  <w:rFonts w:ascii="Cambria Math" w:hAnsi="Cambria Math"/>
                                </w:rPr>
                                <m:t>clist</m:t>
                              </m:r>
                            </m:e>
                            <m:sub>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m</m:t>
                                  </m:r>
                                </m:sub>
                                <m:sup>
                                  <m:r>
                                    <m:rPr>
                                      <m:sty m:val="p"/>
                                    </m:rPr>
                                    <w:rPr>
                                      <w:rFonts w:ascii="Cambria Math" w:hAnsi="Cambria Math"/>
                                    </w:rPr>
                                    <m:t>1</m:t>
                                  </m:r>
                                </m:sup>
                              </m:sSubSup>
                            </m:sub>
                          </m:sSub>
                          <m:ctrlPr>
                            <w:rPr>
                              <w:rFonts w:ascii="Cambria Math" w:eastAsia="Cambria Math" w:hAnsi="Cambria Math" w:cs="Cambria Math"/>
                            </w:rPr>
                          </m:ctrlPr>
                        </m:e>
                        <m:e>
                          <m:sSub>
                            <m:sSubPr>
                              <m:ctrlPr>
                                <w:rPr>
                                  <w:rFonts w:ascii="Cambria Math" w:hAnsi="Cambria Math"/>
                                </w:rPr>
                              </m:ctrlPr>
                            </m:sSubPr>
                            <m:e>
                              <m:r>
                                <m:rPr>
                                  <m:sty m:val="p"/>
                                </m:rPr>
                                <w:rPr>
                                  <w:rFonts w:ascii="Cambria Math" w:hAnsi="Cambria Math"/>
                                </w:rPr>
                                <m:t>clist</m:t>
                              </m:r>
                            </m:e>
                            <m:sub>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m</m:t>
                                  </m:r>
                                </m:sub>
                                <m:sup>
                                  <m:r>
                                    <m:rPr>
                                      <m:sty m:val="p"/>
                                    </m:rPr>
                                    <w:rPr>
                                      <w:rFonts w:ascii="Cambria Math" w:hAnsi="Cambria Math"/>
                                    </w:rPr>
                                    <m:t>2</m:t>
                                  </m:r>
                                </m:sup>
                              </m:sSubSup>
                            </m:sub>
                          </m:sSub>
                          <m:ctrlPr>
                            <w:rPr>
                              <w:rFonts w:ascii="Cambria Math" w:eastAsia="Cambria Math" w:hAnsi="Cambria Math" w:cs="Cambria Math"/>
                            </w:rPr>
                          </m:ctrlPr>
                        </m:e>
                        <m:e>
                          <m:r>
                            <m:rPr>
                              <m:sty m:val="p"/>
                            </m:rPr>
                            <w:rPr>
                              <w:rFonts w:ascii="Cambria Math" w:eastAsia="Cambria Math" w:hAnsi="Cambria Math" w:cs="Cambria Math"/>
                            </w:rPr>
                            <m:t>.</m:t>
                          </m:r>
                        </m:e>
                        <m:e>
                          <m:sSub>
                            <m:sSubPr>
                              <m:ctrlPr>
                                <w:rPr>
                                  <w:rFonts w:ascii="Cambria Math" w:hAnsi="Cambria Math"/>
                                </w:rPr>
                              </m:ctrlPr>
                            </m:sSubPr>
                            <m:e>
                              <m:r>
                                <m:rPr>
                                  <m:sty m:val="p"/>
                                </m:rPr>
                                <w:rPr>
                                  <w:rFonts w:ascii="Cambria Math" w:hAnsi="Cambria Math"/>
                                </w:rPr>
                                <m:t>clist</m:t>
                              </m:r>
                            </m:e>
                            <m:sub>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m</m:t>
                                  </m:r>
                                </m:sub>
                                <m:sup>
                                  <m:r>
                                    <m:rPr>
                                      <m:sty m:val="p"/>
                                    </m:rPr>
                                    <w:rPr>
                                      <w:rFonts w:ascii="Cambria Math" w:hAnsi="Cambria Math"/>
                                    </w:rPr>
                                    <m:t>p</m:t>
                                  </m:r>
                                </m:sup>
                              </m:sSubSup>
                            </m:sub>
                          </m:sSub>
                        </m:e>
                      </m:mr>
                    </m:m>
                  </m:e>
                </m:d>
              </m:oMath>
            </m:oMathPara>
          </w:p>
        </w:tc>
        <w:tc>
          <w:tcPr>
            <w:tcW w:w="859" w:type="dxa"/>
            <w:vAlign w:val="center"/>
          </w:tcPr>
          <w:p w:rsidR="00D62C01" w:rsidRPr="002D71A5" w:rsidRDefault="00D62C01" w:rsidP="008216C4">
            <w:pPr>
              <w:pStyle w:val="BodyText"/>
            </w:pPr>
            <w:r w:rsidRPr="002D71A5">
              <w:rPr>
                <w:rFonts w:hint="eastAsia"/>
              </w:rPr>
              <w:t>(</w:t>
            </w:r>
            <w:r>
              <w:rPr>
                <w:rFonts w:eastAsiaTheme="minorEastAsia" w:hint="eastAsia"/>
                <w:lang w:eastAsia="zh-HK"/>
              </w:rPr>
              <w:t>5</w:t>
            </w:r>
            <w:r w:rsidRPr="002D71A5">
              <w:rPr>
                <w:rFonts w:hint="eastAsia"/>
              </w:rPr>
              <w:t>)</w:t>
            </w:r>
          </w:p>
        </w:tc>
      </w:tr>
    </w:tbl>
    <w:p w:rsidR="00D62C01" w:rsidRPr="00B262F7" w:rsidRDefault="00D62C01" w:rsidP="00D62C01">
      <w:pPr>
        <w:pStyle w:val="BodyText"/>
        <w:rPr>
          <w:rFonts w:eastAsiaTheme="minorEastAsia"/>
          <w:lang w:eastAsia="zh-HK"/>
        </w:rPr>
      </w:pPr>
      <w:r>
        <w:rPr>
          <w:rFonts w:eastAsiaTheme="minorEastAsia" w:hint="eastAsia"/>
          <w:lang w:eastAsia="zh-HK"/>
        </w:rPr>
        <w:t>For a</w:t>
      </w:r>
      <w:r w:rsidRPr="002D71A5">
        <w:rPr>
          <w:rFonts w:hint="eastAsia"/>
        </w:rPr>
        <w:t xml:space="preserve"> frequency </w:t>
      </w:r>
      <m:oMath>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j</m:t>
            </m:r>
          </m:sub>
          <m:sup>
            <m:r>
              <m:rPr>
                <m:sty m:val="p"/>
              </m:rPr>
              <w:rPr>
                <w:rFonts w:ascii="Cambria Math" w:hAnsi="Cambria Math"/>
              </w:rPr>
              <m:t>r</m:t>
            </m:r>
          </m:sup>
        </m:sSubSup>
      </m:oMath>
      <w:r w:rsidRPr="002D71A5">
        <w:rPr>
          <w:rFonts w:hint="eastAsia"/>
        </w:rPr>
        <w:t xml:space="preserve"> </w:t>
      </w:r>
      <w:r>
        <w:rPr>
          <w:rFonts w:eastAsiaTheme="minorEastAsia" w:hint="eastAsia"/>
          <w:lang w:eastAsia="zh-HK"/>
        </w:rPr>
        <w:t xml:space="preserve">which can be added </w:t>
      </w:r>
      <w:proofErr w:type="gramStart"/>
      <w:r>
        <w:rPr>
          <w:rFonts w:eastAsiaTheme="minorEastAsia" w:hint="eastAsia"/>
          <w:lang w:eastAsia="zh-HK"/>
        </w:rPr>
        <w:t xml:space="preserve">into </w:t>
      </w:r>
      <m:oMath>
        <w:proofErr w:type="gramEnd"/>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i</m:t>
            </m:r>
          </m:sub>
          <m:sup>
            <m:r>
              <m:rPr>
                <m:sty m:val="p"/>
              </m:rPr>
              <w:rPr>
                <w:rFonts w:ascii="Cambria Math" w:hAnsi="Cambria Math"/>
              </w:rPr>
              <m:t>k</m:t>
            </m:r>
          </m:sup>
        </m:sSubSup>
      </m:oMath>
      <w:r w:rsidRPr="002D71A5">
        <w:t>’</w:t>
      </w:r>
      <w:r w:rsidRPr="002D71A5">
        <w:rPr>
          <w:rFonts w:hint="eastAsia"/>
        </w:rPr>
        <w:t>s comparability list</w:t>
      </w:r>
      <w:r>
        <w:rPr>
          <w:rFonts w:eastAsiaTheme="minorEastAsia" w:hint="eastAsia"/>
          <w:lang w:eastAsia="zh-HK"/>
        </w:rPr>
        <w:t xml:space="preserve">, it must first satisfy: </w:t>
      </w:r>
    </w:p>
    <w:tbl>
      <w:tblPr>
        <w:tblW w:w="0" w:type="auto"/>
        <w:tblLook w:val="04A0"/>
      </w:tblPr>
      <w:tblGrid>
        <w:gridCol w:w="1040"/>
        <w:gridCol w:w="2963"/>
        <w:gridCol w:w="1073"/>
      </w:tblGrid>
      <w:tr w:rsidR="00D62C01" w:rsidTr="008216C4">
        <w:tc>
          <w:tcPr>
            <w:tcW w:w="1040" w:type="dxa"/>
            <w:vAlign w:val="center"/>
          </w:tcPr>
          <w:p w:rsidR="00D62C01" w:rsidRPr="002D71A5" w:rsidRDefault="00D62C01" w:rsidP="008216C4">
            <w:pPr>
              <w:pStyle w:val="BodyText"/>
            </w:pPr>
          </w:p>
        </w:tc>
        <w:tc>
          <w:tcPr>
            <w:tcW w:w="2963" w:type="dxa"/>
            <w:vAlign w:val="center"/>
          </w:tcPr>
          <w:p w:rsidR="00D62C01" w:rsidRPr="002D71A5" w:rsidRDefault="00EA06C0" w:rsidP="008216C4">
            <w:pPr>
              <w:pStyle w:val="BodyText"/>
              <w:rPr>
                <w:oMath/>
                <w:rFonts w:ascii="Cambria Math" w:hAnsi="Cambria Math" w:hint="eastAsia"/>
              </w:rPr>
            </w:pPr>
            <m:oMathPara>
              <m:oMath>
                <m:f>
                  <m:fPr>
                    <m:ctrlPr>
                      <w:rPr>
                        <w:rFonts w:ascii="Cambria Math" w:hAnsi="Cambria Math"/>
                      </w:rPr>
                    </m:ctrlPr>
                  </m:fPr>
                  <m:num>
                    <m:d>
                      <m:dPr>
                        <m:begChr m:val="|"/>
                        <m:endChr m:val="|"/>
                        <m:ctrlPr>
                          <w:rPr>
                            <w:rFonts w:ascii="Cambria Math" w:hAnsi="Cambria Math"/>
                          </w:rPr>
                        </m:ctrlPr>
                      </m:dPr>
                      <m:e>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j</m:t>
                            </m:r>
                          </m:sub>
                          <m:sup>
                            <m:r>
                              <m:rPr>
                                <m:sty m:val="p"/>
                              </m:rPr>
                              <w:rPr>
                                <w:rFonts w:ascii="Cambria Math" w:hAnsi="Cambria Math"/>
                              </w:rPr>
                              <m:t>r</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i</m:t>
                            </m:r>
                          </m:sub>
                          <m:sup>
                            <m:r>
                              <m:rPr>
                                <m:sty m:val="p"/>
                              </m:rPr>
                              <w:rPr>
                                <w:rFonts w:ascii="Cambria Math" w:hAnsi="Cambria Math"/>
                              </w:rPr>
                              <m:t>k</m:t>
                            </m:r>
                          </m:sup>
                        </m:sSubSup>
                      </m:e>
                    </m:d>
                  </m:num>
                  <m:den>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j</m:t>
                        </m:r>
                      </m:sub>
                      <m:sup>
                        <m:r>
                          <m:rPr>
                            <m:sty m:val="p"/>
                          </m:rPr>
                          <w:rPr>
                            <w:rFonts w:ascii="Cambria Math" w:hAnsi="Cambria Math"/>
                          </w:rPr>
                          <m:t>r</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i</m:t>
                        </m:r>
                      </m:sub>
                      <m:sup>
                        <m:r>
                          <m:rPr>
                            <m:sty m:val="p"/>
                          </m:rPr>
                          <w:rPr>
                            <w:rFonts w:ascii="Cambria Math" w:hAnsi="Cambria Math"/>
                          </w:rPr>
                          <m:t>k</m:t>
                        </m:r>
                      </m:sup>
                    </m:sSubSup>
                  </m:den>
                </m:f>
                <m:r>
                  <m:rPr>
                    <m:sty m:val="p"/>
                  </m:rPr>
                  <w:rPr>
                    <w:rFonts w:ascii="Cambria Math" w:hAnsi="Cambria Math"/>
                  </w:rPr>
                  <m:t>≤γ%</m:t>
                </m:r>
              </m:oMath>
            </m:oMathPara>
          </w:p>
        </w:tc>
        <w:tc>
          <w:tcPr>
            <w:tcW w:w="1073" w:type="dxa"/>
            <w:vAlign w:val="center"/>
          </w:tcPr>
          <w:p w:rsidR="00D62C01" w:rsidRPr="002D71A5" w:rsidRDefault="00D62C01" w:rsidP="008216C4">
            <w:pPr>
              <w:pStyle w:val="BodyText"/>
            </w:pPr>
            <w:r w:rsidRPr="002D71A5">
              <w:rPr>
                <w:rFonts w:hint="eastAsia"/>
              </w:rPr>
              <w:t>(</w:t>
            </w:r>
            <w:r>
              <w:rPr>
                <w:rFonts w:eastAsiaTheme="minorEastAsia" w:hint="eastAsia"/>
                <w:lang w:eastAsia="zh-HK"/>
              </w:rPr>
              <w:t>6</w:t>
            </w:r>
            <w:r w:rsidRPr="002D71A5">
              <w:rPr>
                <w:rFonts w:hint="eastAsia"/>
              </w:rPr>
              <w:t>)</w:t>
            </w:r>
          </w:p>
        </w:tc>
      </w:tr>
    </w:tbl>
    <w:p w:rsidR="00D62C01" w:rsidRPr="002D71A5" w:rsidRDefault="00D62C01" w:rsidP="00D62C01">
      <w:pPr>
        <w:pStyle w:val="BodyText"/>
      </w:pPr>
      <w:proofErr w:type="gramStart"/>
      <w:r w:rsidRPr="002D71A5">
        <w:rPr>
          <w:rFonts w:hint="eastAsia"/>
        </w:rPr>
        <w:t>where</w:t>
      </w:r>
      <w:proofErr w:type="gramEnd"/>
      <w:r w:rsidRPr="002D71A5">
        <w:rPr>
          <w:rFonts w:hint="eastAsia"/>
        </w:rPr>
        <w:t xml:space="preserve"> </w:t>
      </w:r>
      <m:oMath>
        <m:r>
          <m:rPr>
            <m:sty m:val="p"/>
          </m:rPr>
          <w:rPr>
            <w:rFonts w:ascii="Cambria Math" w:hAnsi="Cambria Math"/>
          </w:rPr>
          <m:t>γ%</m:t>
        </m:r>
      </m:oMath>
      <w:r w:rsidRPr="002D71A5">
        <w:rPr>
          <w:rFonts w:hint="eastAsia"/>
        </w:rPr>
        <w:t xml:space="preserve"> is a threshold defined by user. Depending on the </w:t>
      </w:r>
      <w:r w:rsidRPr="002D71A5">
        <w:t>measurement</w:t>
      </w:r>
      <w:r w:rsidRPr="002D71A5">
        <w:rPr>
          <w:rFonts w:hint="eastAsia"/>
        </w:rPr>
        <w:t xml:space="preserve"> noise, </w:t>
      </w:r>
      <m:oMath>
        <m:r>
          <m:rPr>
            <m:sty m:val="p"/>
          </m:rPr>
          <w:rPr>
            <w:rFonts w:ascii="Cambria Math" w:hAnsi="Cambria Math"/>
          </w:rPr>
          <m:t>γ</m:t>
        </m:r>
      </m:oMath>
      <w:r>
        <w:rPr>
          <w:rFonts w:eastAsiaTheme="minorEastAsia" w:hint="eastAsia"/>
          <w:lang w:eastAsia="zh-HK"/>
        </w:rPr>
        <w:t xml:space="preserve">  generally</w:t>
      </w:r>
      <w:r w:rsidRPr="002D71A5">
        <w:rPr>
          <w:rFonts w:hint="eastAsia"/>
        </w:rPr>
        <w:t xml:space="preserve"> range</w:t>
      </w:r>
      <w:r>
        <w:rPr>
          <w:rFonts w:eastAsiaTheme="minorEastAsia" w:hint="eastAsia"/>
          <w:lang w:eastAsia="zh-HK"/>
        </w:rPr>
        <w:t>s</w:t>
      </w:r>
      <w:r w:rsidRPr="002D71A5">
        <w:rPr>
          <w:rFonts w:hint="eastAsia"/>
        </w:rPr>
        <w:t xml:space="preserve"> from 5 to 15. </w:t>
      </w:r>
    </w:p>
    <w:p w:rsidR="00D62C01" w:rsidRPr="002D71A5" w:rsidRDefault="00D62C01" w:rsidP="00D62C01">
      <w:pPr>
        <w:pStyle w:val="BodyText"/>
      </w:pPr>
      <w:r w:rsidRPr="002D71A5">
        <w:rPr>
          <w:rFonts w:hint="eastAsia"/>
        </w:rPr>
        <w:t xml:space="preserve">The equation above can be easily interpreted in terms of the error bar. The ranges defined by </w:t>
      </w:r>
      <m:oMath>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i</m:t>
            </m:r>
          </m:sub>
          <m:sup>
            <m:r>
              <m:rPr>
                <m:sty m:val="p"/>
              </m:rPr>
              <w:rPr>
                <w:rFonts w:ascii="Cambria Math" w:hAnsi="Cambria Math"/>
              </w:rPr>
              <m:t>k</m:t>
            </m:r>
          </m:sup>
        </m:sSubSup>
      </m:oMath>
      <w:r w:rsidRPr="002D71A5">
        <w:rPr>
          <w:rFonts w:hint="eastAsia"/>
        </w:rPr>
        <w:t xml:space="preserve"> and </w:t>
      </w:r>
      <m:oMath>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j</m:t>
            </m:r>
          </m:sub>
          <m:sup>
            <m:r>
              <m:rPr>
                <m:sty m:val="p"/>
              </m:rPr>
              <w:rPr>
                <w:rFonts w:ascii="Cambria Math" w:hAnsi="Cambria Math"/>
              </w:rPr>
              <m:t>r</m:t>
            </m:r>
          </m:sup>
        </m:sSubSup>
      </m:oMath>
      <w:r w:rsidRPr="002D71A5">
        <w:rPr>
          <w:rFonts w:hint="eastAsia"/>
        </w:rPr>
        <w:t xml:space="preserve"> </w:t>
      </w:r>
      <w:proofErr w:type="gramStart"/>
      <w:r w:rsidRPr="002D71A5">
        <w:rPr>
          <w:rFonts w:hint="eastAsia"/>
        </w:rPr>
        <w:t xml:space="preserve">are </w:t>
      </w:r>
      <m:oMath>
        <w:proofErr w:type="gramEnd"/>
        <m:r>
          <m:rPr>
            <m:sty m:val="p"/>
          </m:rPr>
          <w:rPr>
            <w:rFonts w:ascii="Cambria Math" w:hAnsi="Cambria Math"/>
          </w:rPr>
          <m:t>[</m:t>
        </m:r>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i</m:t>
            </m:r>
          </m:sub>
          <m:sup>
            <m:r>
              <m:rPr>
                <m:sty m:val="p"/>
              </m:rPr>
              <w:rPr>
                <w:rFonts w:ascii="Cambria Math" w:hAnsi="Cambria Math"/>
              </w:rPr>
              <m:t>k</m:t>
            </m:r>
          </m:sup>
        </m:sSubSup>
        <m:r>
          <m:rPr>
            <m:sty m:val="p"/>
          </m:rPr>
          <w:rPr>
            <w:rFonts w:ascii="Cambria Math" w:hAnsi="Cambria Math"/>
          </w:rPr>
          <m:t>-γ%∙</m:t>
        </m:r>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i</m:t>
            </m:r>
          </m:sub>
          <m:sup>
            <m:r>
              <m:rPr>
                <m:sty m:val="p"/>
              </m:rPr>
              <w:rPr>
                <w:rFonts w:ascii="Cambria Math" w:hAnsi="Cambria Math"/>
              </w:rPr>
              <m:t>k</m:t>
            </m:r>
          </m:sup>
        </m:sSubSup>
        <m:r>
          <m:rPr>
            <m:sty m:val="p"/>
          </m:rPr>
          <w:rPr>
            <w:rFonts w:ascii="Cambria Math" w:hAnsi="Cambria Math"/>
          </w:rPr>
          <m:t xml:space="preserve"> ~</m:t>
        </m:r>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i</m:t>
            </m:r>
          </m:sub>
          <m:sup>
            <m:r>
              <m:rPr>
                <m:sty m:val="p"/>
              </m:rPr>
              <w:rPr>
                <w:rFonts w:ascii="Cambria Math" w:hAnsi="Cambria Math"/>
              </w:rPr>
              <m:t>k</m:t>
            </m:r>
          </m:sup>
        </m:sSubSup>
        <m:r>
          <m:rPr>
            <m:sty m:val="p"/>
          </m:rPr>
          <w:rPr>
            <w:rFonts w:ascii="Cambria Math" w:hAnsi="Cambria Math"/>
          </w:rPr>
          <m:t>+γ%∙</m:t>
        </m:r>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i</m:t>
            </m:r>
          </m:sub>
          <m:sup>
            <m:r>
              <m:rPr>
                <m:sty m:val="p"/>
              </m:rPr>
              <w:rPr>
                <w:rFonts w:ascii="Cambria Math" w:hAnsi="Cambria Math"/>
              </w:rPr>
              <m:t>k</m:t>
            </m:r>
          </m:sup>
        </m:sSubSup>
        <m:r>
          <m:rPr>
            <m:sty m:val="p"/>
          </m:rPr>
          <w:rPr>
            <w:rFonts w:ascii="Cambria Math" w:hAnsi="Cambria Math"/>
          </w:rPr>
          <m:t>]</m:t>
        </m:r>
      </m:oMath>
      <w:r w:rsidRPr="002D71A5">
        <w:rPr>
          <w:rFonts w:hint="eastAsia"/>
        </w:rPr>
        <w:t xml:space="preserve">, </w:t>
      </w:r>
      <m:oMath>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j</m:t>
            </m:r>
          </m:sub>
          <m:sup>
            <m:r>
              <m:rPr>
                <m:sty m:val="p"/>
              </m:rPr>
              <w:rPr>
                <w:rFonts w:ascii="Cambria Math" w:hAnsi="Cambria Math"/>
              </w:rPr>
              <m:t>r</m:t>
            </m:r>
          </m:sup>
        </m:sSubSup>
        <m:r>
          <m:rPr>
            <m:sty m:val="p"/>
          </m:rPr>
          <w:rPr>
            <w:rFonts w:ascii="Cambria Math" w:hAnsi="Cambria Math"/>
          </w:rPr>
          <m:t>-γ%∙</m:t>
        </m:r>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j</m:t>
            </m:r>
          </m:sub>
          <m:sup>
            <m:r>
              <m:rPr>
                <m:sty m:val="p"/>
              </m:rPr>
              <w:rPr>
                <w:rFonts w:ascii="Cambria Math" w:hAnsi="Cambria Math"/>
              </w:rPr>
              <m:t>r</m:t>
            </m:r>
          </m:sup>
        </m:sSubSup>
        <m:r>
          <m:rPr>
            <m:sty m:val="p"/>
          </m:rPr>
          <w:rPr>
            <w:rFonts w:ascii="Cambria Math" w:hAnsi="Cambria Math"/>
          </w:rPr>
          <m:t xml:space="preserve">~ </m:t>
        </m:r>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j</m:t>
            </m:r>
          </m:sub>
          <m:sup>
            <m:r>
              <m:rPr>
                <m:sty m:val="p"/>
              </m:rPr>
              <w:rPr>
                <w:rFonts w:ascii="Cambria Math" w:hAnsi="Cambria Math"/>
              </w:rPr>
              <m:t>r</m:t>
            </m:r>
          </m:sup>
        </m:sSubSup>
        <m:r>
          <m:rPr>
            <m:sty m:val="p"/>
          </m:rPr>
          <w:rPr>
            <w:rFonts w:ascii="Cambria Math" w:hAnsi="Cambria Math"/>
          </w:rPr>
          <m:t>+γ%∙</m:t>
        </m:r>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j</m:t>
            </m:r>
          </m:sub>
          <m:sup>
            <m:r>
              <m:rPr>
                <m:sty m:val="p"/>
              </m:rPr>
              <w:rPr>
                <w:rFonts w:ascii="Cambria Math" w:hAnsi="Cambria Math"/>
              </w:rPr>
              <m:t>r</m:t>
            </m:r>
          </m:sup>
        </m:sSubSup>
        <m:r>
          <m:rPr>
            <m:sty m:val="p"/>
          </m:rPr>
          <w:rPr>
            <w:rFonts w:ascii="Cambria Math" w:hAnsi="Cambria Math"/>
          </w:rPr>
          <m:t>]</m:t>
        </m:r>
      </m:oMath>
      <w:r w:rsidRPr="002D71A5">
        <w:rPr>
          <w:rFonts w:hint="eastAsia"/>
        </w:rPr>
        <w:t xml:space="preserve">, respectively. If these two ranges overlap, they satisfy the above equation. </w:t>
      </w:r>
    </w:p>
    <w:p w:rsidR="00D62C01" w:rsidRPr="002D71A5" w:rsidRDefault="00D62C01" w:rsidP="00D62C01">
      <w:pPr>
        <w:pStyle w:val="BodyText"/>
      </w:pPr>
      <w:r w:rsidRPr="002D71A5">
        <w:rPr>
          <w:rFonts w:hint="eastAsia"/>
        </w:rPr>
        <w:t>There are some additional requirements that</w:t>
      </w:r>
      <w:r>
        <w:rPr>
          <w:rFonts w:eastAsiaTheme="minorEastAsia" w:hint="eastAsia"/>
          <w:lang w:eastAsia="zh-HK"/>
        </w:rPr>
        <w:t xml:space="preserve"> </w:t>
      </w:r>
      <m:oMath>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j</m:t>
            </m:r>
          </m:sub>
          <m:sup>
            <m:r>
              <m:rPr>
                <m:sty m:val="p"/>
              </m:rPr>
              <w:rPr>
                <w:rFonts w:ascii="Cambria Math" w:hAnsi="Cambria Math"/>
              </w:rPr>
              <m:t>r</m:t>
            </m:r>
          </m:sup>
        </m:sSubSup>
      </m:oMath>
      <w:r>
        <w:rPr>
          <w:rFonts w:eastAsiaTheme="minorEastAsia" w:hint="eastAsia"/>
          <w:lang w:eastAsia="zh-HK"/>
        </w:rPr>
        <w:t xml:space="preserve"> must satisfy to add </w:t>
      </w:r>
      <w:proofErr w:type="gramStart"/>
      <w:r>
        <w:rPr>
          <w:rFonts w:eastAsiaTheme="minorEastAsia" w:hint="eastAsia"/>
          <w:lang w:eastAsia="zh-HK"/>
        </w:rPr>
        <w:t xml:space="preserve">into </w:t>
      </w:r>
      <m:oMath>
        <w:proofErr w:type="gramEnd"/>
        <m:sSub>
          <m:sSubPr>
            <m:ctrlPr>
              <w:rPr>
                <w:rFonts w:ascii="Cambria Math" w:hAnsi="Cambria Math"/>
              </w:rPr>
            </m:ctrlPr>
          </m:sSubPr>
          <m:e>
            <m:r>
              <m:rPr>
                <m:sty m:val="p"/>
              </m:rPr>
              <w:rPr>
                <w:rFonts w:ascii="Cambria Math" w:hAnsi="Cambria Math"/>
              </w:rPr>
              <m:t>clist</m:t>
            </m:r>
          </m:e>
          <m:sub>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i</m:t>
                </m:r>
              </m:sub>
              <m:sup>
                <m:r>
                  <m:rPr>
                    <m:sty m:val="p"/>
                  </m:rPr>
                  <w:rPr>
                    <w:rFonts w:ascii="Cambria Math" w:hAnsi="Cambria Math"/>
                  </w:rPr>
                  <m:t>k</m:t>
                </m:r>
              </m:sup>
            </m:sSubSup>
          </m:sub>
        </m:sSub>
      </m:oMath>
      <w:r w:rsidRPr="002D71A5">
        <w:rPr>
          <w:rFonts w:hint="eastAsia"/>
        </w:rPr>
        <w:t xml:space="preserve">. First, since the </w:t>
      </w:r>
      <w:r w:rsidRPr="002D71A5">
        <w:t>comparability</w:t>
      </w:r>
      <w:r w:rsidRPr="002D71A5">
        <w:rPr>
          <w:rFonts w:hint="eastAsia"/>
        </w:rPr>
        <w:t xml:space="preserve"> aims to match </w:t>
      </w:r>
      <w:r>
        <w:rPr>
          <w:rFonts w:eastAsiaTheme="minorEastAsia" w:hint="eastAsia"/>
          <w:lang w:eastAsia="zh-HK"/>
        </w:rPr>
        <w:t xml:space="preserve">natural </w:t>
      </w:r>
      <w:r w:rsidRPr="002D71A5">
        <w:rPr>
          <w:rFonts w:hint="eastAsia"/>
        </w:rPr>
        <w:t xml:space="preserve">frequencies of different sensors, the comparability list of a </w:t>
      </w:r>
      <w:r>
        <w:rPr>
          <w:rFonts w:eastAsiaTheme="minorEastAsia" w:hint="eastAsia"/>
          <w:lang w:eastAsia="zh-HK"/>
        </w:rPr>
        <w:t xml:space="preserve">natural </w:t>
      </w:r>
      <w:r w:rsidRPr="002D71A5">
        <w:rPr>
          <w:rFonts w:hint="eastAsia"/>
        </w:rPr>
        <w:t xml:space="preserve">frequency would not contain </w:t>
      </w:r>
      <w:r>
        <w:rPr>
          <w:rFonts w:eastAsiaTheme="minorEastAsia" w:hint="eastAsia"/>
          <w:lang w:eastAsia="zh-HK"/>
        </w:rPr>
        <w:t xml:space="preserve">natural </w:t>
      </w:r>
      <w:r w:rsidRPr="002D71A5">
        <w:rPr>
          <w:rFonts w:hint="eastAsia"/>
        </w:rPr>
        <w:t>frequencies from the same sensor</w:t>
      </w:r>
      <w:r>
        <w:rPr>
          <w:rFonts w:eastAsiaTheme="minorEastAsia" w:hint="eastAsia"/>
          <w:lang w:eastAsia="zh-HK"/>
        </w:rPr>
        <w:t>.</w:t>
      </w:r>
      <w:r w:rsidRPr="002D71A5">
        <w:t xml:space="preserve"> </w:t>
      </w:r>
      <w:r w:rsidRPr="002D71A5">
        <w:rPr>
          <w:rFonts w:hint="eastAsia"/>
        </w:rPr>
        <w:t xml:space="preserve">Second, since we aim to establish a one-to-one mapping relationship between </w:t>
      </w:r>
      <w:r>
        <w:rPr>
          <w:rFonts w:eastAsiaTheme="minorEastAsia" w:hint="eastAsia"/>
          <w:lang w:eastAsia="zh-HK"/>
        </w:rPr>
        <w:t xml:space="preserve">natural </w:t>
      </w:r>
      <w:r w:rsidRPr="002D71A5">
        <w:rPr>
          <w:rFonts w:hint="eastAsia"/>
        </w:rPr>
        <w:t>frequencies among different sensors, frequencies of the same sensor cannot be contained in the same list.</w:t>
      </w:r>
      <w:r>
        <w:rPr>
          <w:rFonts w:eastAsiaTheme="minorEastAsia" w:hint="eastAsia"/>
          <w:lang w:eastAsia="zh-HK"/>
        </w:rPr>
        <w:t xml:space="preserve"> </w:t>
      </w:r>
      <w:r w:rsidRPr="002D71A5">
        <w:rPr>
          <w:rFonts w:hint="eastAsia"/>
        </w:rPr>
        <w:t xml:space="preserve">Third, due to the same reason, the same </w:t>
      </w:r>
      <w:r>
        <w:rPr>
          <w:rFonts w:eastAsiaTheme="minorEastAsia" w:hint="eastAsia"/>
          <w:lang w:eastAsia="zh-HK"/>
        </w:rPr>
        <w:t xml:space="preserve">natural </w:t>
      </w:r>
      <w:r w:rsidRPr="002D71A5">
        <w:rPr>
          <w:rFonts w:hint="eastAsia"/>
        </w:rPr>
        <w:t xml:space="preserve">frequency cannot be </w:t>
      </w:r>
      <w:r w:rsidRPr="002D71A5">
        <w:rPr>
          <w:rFonts w:hint="eastAsia"/>
        </w:rPr>
        <w:lastRenderedPageBreak/>
        <w:t xml:space="preserve">contained in more than one comparability lists of the same </w:t>
      </w:r>
      <w:r>
        <w:rPr>
          <w:rFonts w:eastAsiaTheme="minorEastAsia" w:hint="eastAsia"/>
          <w:lang w:eastAsia="zh-HK"/>
        </w:rPr>
        <w:t>node</w:t>
      </w:r>
      <w:r w:rsidRPr="002D71A5">
        <w:rPr>
          <w:rFonts w:hint="eastAsia"/>
        </w:rPr>
        <w:t>.</w:t>
      </w:r>
      <w:r>
        <w:rPr>
          <w:rFonts w:eastAsiaTheme="minorEastAsia" w:hint="eastAsia"/>
          <w:lang w:eastAsia="zh-HK"/>
        </w:rPr>
        <w:t xml:space="preserve">  </w:t>
      </w:r>
      <w:r w:rsidRPr="002D71A5">
        <w:t>Here</w:t>
      </w:r>
      <w:r w:rsidRPr="002D71A5">
        <w:rPr>
          <w:rFonts w:hint="eastAsia"/>
        </w:rPr>
        <w:t xml:space="preserve">, we use three </w:t>
      </w:r>
      <w:r w:rsidRPr="002D71A5">
        <w:t>example</w:t>
      </w:r>
      <w:r w:rsidRPr="002D71A5">
        <w:rPr>
          <w:rFonts w:hint="eastAsia"/>
        </w:rPr>
        <w:t xml:space="preserve">s in Fig. </w:t>
      </w:r>
      <w:r>
        <w:rPr>
          <w:rFonts w:eastAsiaTheme="minorEastAsia" w:hint="eastAsia"/>
          <w:lang w:eastAsia="zh-HK"/>
        </w:rPr>
        <w:t>9</w:t>
      </w:r>
      <w:r w:rsidRPr="002D71A5">
        <w:rPr>
          <w:rFonts w:hint="eastAsia"/>
        </w:rPr>
        <w:t xml:space="preserve"> to </w:t>
      </w:r>
      <w:r w:rsidRPr="002D71A5">
        <w:t>illustrate</w:t>
      </w:r>
      <w:r w:rsidRPr="002D71A5">
        <w:rPr>
          <w:rFonts w:hint="eastAsia"/>
        </w:rPr>
        <w:t xml:space="preserve"> these requirements. </w:t>
      </w:r>
      <w:r>
        <w:rPr>
          <w:rFonts w:eastAsiaTheme="minorEastAsia" w:hint="eastAsia"/>
          <w:lang w:eastAsia="zh-HK"/>
        </w:rPr>
        <w:t>T</w:t>
      </w:r>
      <w:r w:rsidRPr="002D71A5">
        <w:rPr>
          <w:rFonts w:hint="eastAsia"/>
        </w:rPr>
        <w:t>wo sensors, S</w:t>
      </w:r>
      <w:r w:rsidRPr="0019056E">
        <w:rPr>
          <w:rFonts w:hint="eastAsia"/>
          <w:vertAlign w:val="subscript"/>
        </w:rPr>
        <w:t>1</w:t>
      </w:r>
      <w:r w:rsidRPr="002D71A5">
        <w:rPr>
          <w:rFonts w:hint="eastAsia"/>
        </w:rPr>
        <w:t xml:space="preserve"> and S</w:t>
      </w:r>
      <w:r w:rsidRPr="0019056E">
        <w:rPr>
          <w:rFonts w:hint="eastAsia"/>
          <w:vertAlign w:val="subscript"/>
        </w:rPr>
        <w:t>2</w:t>
      </w:r>
      <w:r w:rsidRPr="002D71A5">
        <w:rPr>
          <w:rFonts w:hint="eastAsia"/>
        </w:rPr>
        <w:t>, each having two natural frequenc</w:t>
      </w:r>
      <w:r>
        <w:rPr>
          <w:rFonts w:eastAsiaTheme="minorEastAsia" w:hint="eastAsia"/>
          <w:lang w:eastAsia="zh-HK"/>
        </w:rPr>
        <w:t>y sets</w:t>
      </w:r>
      <w:proofErr w:type="gramStart"/>
      <w:r w:rsidRPr="002D71A5">
        <w:rPr>
          <w:rFonts w:hint="eastAsia"/>
        </w:rPr>
        <w:t>,</w:t>
      </w:r>
      <w:r>
        <w:rPr>
          <w:rFonts w:eastAsiaTheme="minorEastAsia" w:hint="eastAsia"/>
          <w:lang w:eastAsia="zh-HK"/>
        </w:rPr>
        <w:t xml:space="preserve"> </w:t>
      </w:r>
      <m:oMath>
        <w:proofErr w:type="gramEnd"/>
        <m:sSubSup>
          <m:sSubSupPr>
            <m:ctrlPr>
              <w:rPr>
                <w:rFonts w:ascii="Cambria Math" w:hAnsi="Cambria Math"/>
              </w:rPr>
            </m:ctrlPr>
          </m:sSubSupPr>
          <m:e>
            <m:sSub>
              <m:sSubPr>
                <m:ctrlPr>
                  <w:rPr>
                    <w:rFonts w:ascii="Cambria Math" w:hAnsi="Cambria Math"/>
                  </w:rPr>
                </m:ctrlPr>
              </m:sSubPr>
              <m:e>
                <m:r>
                  <m:rPr>
                    <m:sty m:val="b"/>
                  </m:rPr>
                  <w:rPr>
                    <w:rFonts w:ascii="Cambria Math" w:hAnsi="Cambria Math"/>
                  </w:rPr>
                  <m:t>f</m:t>
                </m:r>
              </m:e>
              <m:sub>
                <m:r>
                  <m:rPr>
                    <m:sty m:val="p"/>
                  </m:rPr>
                  <w:rPr>
                    <w:rFonts w:ascii="Cambria Math" w:hAnsi="Cambria Math"/>
                  </w:rPr>
                  <m:t>1=</m:t>
                </m:r>
              </m:sub>
            </m:sSub>
            <m:r>
              <m:rPr>
                <m:sty m:val="p"/>
              </m:rPr>
              <w:rPr>
                <w:rFonts w:ascii="Cambria Math" w:hAnsi="Cambria Math"/>
              </w:rPr>
              <m:t>{f</m:t>
            </m:r>
          </m:e>
          <m:sub>
            <m:r>
              <m:rPr>
                <m:sty m:val="p"/>
              </m:rPr>
              <w:rPr>
                <w:rFonts w:ascii="Cambria Math" w:hAnsi="Cambria Math"/>
              </w:rPr>
              <m:t>1</m:t>
            </m:r>
          </m:sub>
          <m:sup>
            <m:r>
              <m:rPr>
                <m:sty m:val="p"/>
              </m:rPr>
              <w:rPr>
                <w:rFonts w:ascii="Cambria Math" w:hAnsi="Cambria Math"/>
              </w:rPr>
              <m:t>1</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oMath>
      <w:r w:rsidRPr="002D71A5">
        <w:rPr>
          <w:rFonts w:hint="eastAsia"/>
        </w:rPr>
        <w:t xml:space="preserve">, </w:t>
      </w:r>
      <m:oMath>
        <m:sSubSup>
          <m:sSubSupPr>
            <m:ctrlPr>
              <w:rPr>
                <w:rFonts w:ascii="Cambria Math" w:hAnsi="Cambria Math"/>
              </w:rPr>
            </m:ctrlPr>
          </m:sSubSupPr>
          <m:e>
            <m:sSub>
              <m:sSubPr>
                <m:ctrlPr>
                  <w:rPr>
                    <w:rFonts w:ascii="Cambria Math" w:hAnsi="Cambria Math"/>
                  </w:rPr>
                </m:ctrlPr>
              </m:sSubPr>
              <m:e>
                <m:r>
                  <m:rPr>
                    <m:sty m:val="b"/>
                  </m:rPr>
                  <w:rPr>
                    <w:rFonts w:ascii="Cambria Math" w:hAnsi="Cambria Math"/>
                  </w:rPr>
                  <m:t>f</m:t>
                </m:r>
              </m:e>
              <m:sub>
                <m:r>
                  <m:rPr>
                    <m:sty m:val="p"/>
                  </m:rPr>
                  <w:rPr>
                    <w:rFonts w:ascii="Cambria Math" w:hAnsi="Cambria Math"/>
                  </w:rPr>
                  <m:t>2=</m:t>
                </m:r>
              </m:sub>
            </m:sSub>
            <m:r>
              <m:rPr>
                <m:sty m:val="p"/>
              </m:rPr>
              <w:rPr>
                <w:rFonts w:ascii="Cambria Math" w:hAnsi="Cambria Math"/>
              </w:rPr>
              <m:t>{f</m:t>
            </m:r>
          </m:e>
          <m:sub>
            <m:r>
              <m:rPr>
                <m:sty m:val="p"/>
              </m:rPr>
              <w:rPr>
                <w:rFonts w:ascii="Cambria Math" w:hAnsi="Cambria Math"/>
              </w:rPr>
              <m:t>2</m:t>
            </m:r>
          </m:sub>
          <m:sup>
            <m:r>
              <m:rPr>
                <m:sty m:val="p"/>
              </m:rPr>
              <w:rPr>
                <w:rFonts w:ascii="Cambria Math" w:hAnsi="Cambria Math"/>
              </w:rPr>
              <m:t>1</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2</m:t>
            </m:r>
          </m:sub>
          <m:sup>
            <m:r>
              <m:rPr>
                <m:sty m:val="p"/>
              </m:rPr>
              <w:rPr>
                <w:rFonts w:ascii="Cambria Math" w:hAnsi="Cambria Math"/>
              </w:rPr>
              <m:t>2</m:t>
            </m:r>
          </m:sup>
        </m:sSubSup>
        <m:r>
          <m:rPr>
            <m:sty m:val="p"/>
          </m:rPr>
          <w:rPr>
            <w:rFonts w:ascii="Cambria Math" w:hAnsi="Cambria Math"/>
          </w:rPr>
          <m:t>}</m:t>
        </m:r>
      </m:oMath>
      <w:r w:rsidRPr="002D71A5">
        <w:rPr>
          <w:rFonts w:hint="eastAsia"/>
        </w:rPr>
        <w:t xml:space="preserve"> . Each natural frequency is represented as a node in Fig. </w:t>
      </w:r>
      <w:r>
        <w:rPr>
          <w:rFonts w:eastAsiaTheme="minorEastAsia" w:hint="eastAsia"/>
          <w:lang w:eastAsia="zh-HK"/>
        </w:rPr>
        <w:t>10</w:t>
      </w:r>
      <w:r w:rsidRPr="002D71A5">
        <w:rPr>
          <w:rFonts w:hint="eastAsia"/>
        </w:rPr>
        <w:t xml:space="preserve">. </w:t>
      </w:r>
      <w:r>
        <w:rPr>
          <w:rFonts w:eastAsiaTheme="minorEastAsia" w:hint="eastAsia"/>
          <w:lang w:eastAsia="zh-HK"/>
        </w:rPr>
        <w:t>Two frequencies</w:t>
      </w:r>
      <w:r w:rsidRPr="002D71A5">
        <w:rPr>
          <w:rFonts w:hint="eastAsia"/>
        </w:rPr>
        <w:t xml:space="preserve"> </w:t>
      </w:r>
      <w:r>
        <w:rPr>
          <w:rFonts w:eastAsiaTheme="minorEastAsia" w:hint="eastAsia"/>
          <w:lang w:eastAsia="zh-HK"/>
        </w:rPr>
        <w:t>are connected if</w:t>
      </w:r>
      <w:r w:rsidRPr="002D71A5">
        <w:rPr>
          <w:rFonts w:hint="eastAsia"/>
        </w:rPr>
        <w:t xml:space="preserve"> they satisfy Eq</w:t>
      </w:r>
      <w:proofErr w:type="gramStart"/>
      <w:r w:rsidRPr="002D71A5">
        <w:rPr>
          <w:rFonts w:hint="eastAsia"/>
        </w:rPr>
        <w:t>.(</w:t>
      </w:r>
      <w:proofErr w:type="gramEnd"/>
      <w:r>
        <w:rPr>
          <w:rFonts w:eastAsiaTheme="minorEastAsia" w:hint="eastAsia"/>
          <w:lang w:eastAsia="zh-HK"/>
        </w:rPr>
        <w:t>6</w:t>
      </w:r>
      <w:r w:rsidRPr="002D71A5">
        <w:rPr>
          <w:rFonts w:hint="eastAsia"/>
        </w:rPr>
        <w:t xml:space="preserve">). The </w:t>
      </w:r>
      <w:r w:rsidRPr="002D71A5">
        <w:t>violations</w:t>
      </w:r>
      <w:r w:rsidRPr="002D71A5">
        <w:rPr>
          <w:rFonts w:hint="eastAsia"/>
        </w:rPr>
        <w:t xml:space="preserve"> of the three </w:t>
      </w:r>
      <w:r>
        <w:rPr>
          <w:rFonts w:eastAsiaTheme="minorEastAsia" w:hint="eastAsia"/>
          <w:lang w:eastAsia="zh-HK"/>
        </w:rPr>
        <w:t xml:space="preserve">additional </w:t>
      </w:r>
      <w:r w:rsidRPr="002D71A5">
        <w:rPr>
          <w:rFonts w:hint="eastAsia"/>
        </w:rPr>
        <w:t xml:space="preserve">requirements are </w:t>
      </w:r>
      <w:r w:rsidRPr="002D71A5">
        <w:t>illustrated</w:t>
      </w:r>
      <w:r w:rsidRPr="002D71A5">
        <w:rPr>
          <w:rFonts w:hint="eastAsia"/>
        </w:rPr>
        <w:t xml:space="preserve"> in Fig. </w:t>
      </w:r>
      <w:r>
        <w:rPr>
          <w:rFonts w:eastAsiaTheme="minorEastAsia" w:hint="eastAsia"/>
          <w:lang w:eastAsia="zh-HK"/>
        </w:rPr>
        <w:t>10</w:t>
      </w:r>
      <w:r>
        <w:rPr>
          <w:rFonts w:hint="eastAsia"/>
        </w:rPr>
        <w:t>(a), (b) and (c)</w:t>
      </w:r>
      <w:r>
        <w:rPr>
          <w:rFonts w:eastAsiaTheme="minorEastAsia" w:hint="eastAsia"/>
          <w:lang w:eastAsia="zh-HK"/>
        </w:rPr>
        <w:t>,</w:t>
      </w:r>
      <w:r w:rsidRPr="002D71A5">
        <w:rPr>
          <w:rFonts w:hint="eastAsia"/>
        </w:rPr>
        <w:t xml:space="preserve"> respectively</w:t>
      </w:r>
      <w:r>
        <w:rPr>
          <w:rFonts w:eastAsiaTheme="minorEastAsia" w:hint="eastAsia"/>
          <w:lang w:eastAsia="zh-HK"/>
        </w:rPr>
        <w:t xml:space="preserve">, where </w:t>
      </w:r>
      <w:r w:rsidRPr="002D71A5">
        <w:rPr>
          <w:rFonts w:hint="eastAsia"/>
        </w:rPr>
        <w:t xml:space="preserve">red X </w:t>
      </w:r>
      <w:r w:rsidRPr="002D71A5">
        <w:t>indicates</w:t>
      </w:r>
      <w:r w:rsidRPr="002D71A5">
        <w:rPr>
          <w:rFonts w:hint="eastAsia"/>
        </w:rPr>
        <w:t xml:space="preserve"> the illegal </w:t>
      </w:r>
      <w:r w:rsidRPr="002D71A5">
        <w:t>comparability</w:t>
      </w:r>
      <w:r w:rsidRPr="002D71A5">
        <w:rPr>
          <w:rFonts w:hint="eastAsia"/>
        </w:rPr>
        <w:t xml:space="preserve">. </w:t>
      </w:r>
    </w:p>
    <w:p w:rsidR="00D62C01" w:rsidRPr="00C45900" w:rsidRDefault="00D62C01" w:rsidP="00D62C01">
      <w:pPr>
        <w:pStyle w:val="figurecaption"/>
        <w:tabs>
          <w:tab w:val="clear" w:pos="720"/>
        </w:tabs>
      </w:pPr>
      <w:r w:rsidRPr="00C45900">
        <w:object w:dxaOrig="10553" w:dyaOrig="2694">
          <v:shape id="_x0000_i1033" type="#_x0000_t75" style="width:223.4pt;height:57.85pt" o:ole="">
            <v:imagedata r:id="rId25" o:title=""/>
          </v:shape>
          <o:OLEObject Type="Embed" ProgID="Visio.Drawing.11" ShapeID="_x0000_i1033" DrawAspect="Content" ObjectID="_1353489989" r:id="rId26"/>
        </w:object>
      </w:r>
    </w:p>
    <w:p w:rsidR="00D62C01" w:rsidRPr="00C45900" w:rsidRDefault="00D62C01" w:rsidP="00D62C01">
      <w:pPr>
        <w:pStyle w:val="figurecaption"/>
        <w:tabs>
          <w:tab w:val="clear" w:pos="720"/>
        </w:tabs>
      </w:pPr>
      <w:r w:rsidRPr="00C45900">
        <w:t xml:space="preserve">Figure </w:t>
      </w:r>
      <w:fldSimple w:instr=" SEQ Figure \* ARABIC ">
        <w:r w:rsidR="00CB2CC9">
          <w:t>10</w:t>
        </w:r>
      </w:fldSimple>
      <w:r w:rsidRPr="00C45900">
        <w:rPr>
          <w:rFonts w:hint="eastAsia"/>
        </w:rPr>
        <w:t xml:space="preserve"> Three typical types of non-</w:t>
      </w:r>
      <w:r w:rsidRPr="00C45900">
        <w:t>comparability</w:t>
      </w:r>
    </w:p>
    <w:p w:rsidR="00D62C01" w:rsidRPr="002D71A5" w:rsidRDefault="00D62C01" w:rsidP="00D62C01">
      <w:pPr>
        <w:pStyle w:val="BodyText"/>
      </w:pPr>
      <w:r>
        <w:rPr>
          <w:rFonts w:eastAsiaTheme="minorEastAsia" w:hint="eastAsia"/>
          <w:lang w:eastAsia="zh-HK"/>
        </w:rPr>
        <w:t xml:space="preserve">More </w:t>
      </w:r>
      <w:r>
        <w:rPr>
          <w:rFonts w:eastAsiaTheme="minorEastAsia"/>
          <w:lang w:eastAsia="zh-HK"/>
        </w:rPr>
        <w:t>formally</w:t>
      </w:r>
      <w:r w:rsidRPr="002D71A5">
        <w:rPr>
          <w:rFonts w:hint="eastAsia"/>
        </w:rPr>
        <w:t xml:space="preserve">, given </w:t>
      </w:r>
      <m:oMath>
        <m:r>
          <m:rPr>
            <m:scr m:val="script"/>
            <m:sty m:val="p"/>
          </m:rPr>
          <w:rPr>
            <w:rFonts w:ascii="Cambria Math" w:eastAsia="PMingLiU" w:hAnsi="Cambria Math"/>
            <w:lang w:eastAsia="zh-CN"/>
          </w:rPr>
          <m:t>F</m:t>
        </m:r>
      </m:oMath>
      <w:r w:rsidDel="00CB3D86">
        <w:t xml:space="preserve"> </w:t>
      </w:r>
      <w:r w:rsidRPr="002D71A5">
        <w:rPr>
          <w:rFonts w:hint="eastAsia"/>
        </w:rPr>
        <w:t xml:space="preserve">and the current comparability list of </w:t>
      </w:r>
      <m:oMath>
        <m:sSubSup>
          <m:sSubSupPr>
            <m:ctrlPr>
              <w:rPr>
                <w:rFonts w:ascii="Cambria Math" w:eastAsia="PMingLiU" w:hAnsi="Cambria Math"/>
                <w:lang w:eastAsia="zh-CN"/>
              </w:rPr>
            </m:ctrlPr>
          </m:sSubSupPr>
          <m:e>
            <m:r>
              <m:rPr>
                <m:sty m:val="p"/>
              </m:rPr>
              <w:rPr>
                <w:rFonts w:ascii="Cambria Math" w:eastAsia="PMingLiU" w:hAnsi="Cambria Math"/>
                <w:lang w:eastAsia="zh-CN"/>
              </w:rPr>
              <m:t>f</m:t>
            </m:r>
          </m:e>
          <m:sub>
            <m:r>
              <m:rPr>
                <m:sty m:val="p"/>
              </m:rPr>
              <w:rPr>
                <w:rFonts w:ascii="Cambria Math" w:eastAsia="PMingLiU" w:hAnsi="Cambria Math"/>
                <w:lang w:eastAsia="zh-CN"/>
              </w:rPr>
              <m:t>i</m:t>
            </m:r>
          </m:sub>
          <m:sup>
            <m:r>
              <m:rPr>
                <m:sty m:val="p"/>
              </m:rPr>
              <w:rPr>
                <w:rFonts w:ascii="Cambria Math" w:eastAsia="PMingLiU" w:hAnsi="Cambria Math"/>
                <w:lang w:eastAsia="zh-CN"/>
              </w:rPr>
              <m:t>k</m:t>
            </m:r>
          </m:sup>
        </m:sSubSup>
      </m:oMath>
      <w:r w:rsidRPr="002D71A5">
        <w:rPr>
          <w:rFonts w:hint="eastAsia"/>
        </w:rPr>
        <w:t xml:space="preserve"> (denoted </w:t>
      </w:r>
      <w:proofErr w:type="gramStart"/>
      <w:r w:rsidRPr="002D71A5">
        <w:rPr>
          <w:rFonts w:hint="eastAsia"/>
        </w:rPr>
        <w:t xml:space="preserve">as </w:t>
      </w:r>
      <m:oMath>
        <w:proofErr w:type="gramEnd"/>
        <m:sSub>
          <m:sSubPr>
            <m:ctrlPr>
              <w:rPr>
                <w:rFonts w:ascii="Cambria Math" w:eastAsia="PMingLiU" w:hAnsi="Cambria Math"/>
                <w:lang w:eastAsia="zh-CN"/>
              </w:rPr>
            </m:ctrlPr>
          </m:sSubPr>
          <m:e>
            <m:r>
              <m:rPr>
                <m:sty m:val="p"/>
              </m:rPr>
              <w:rPr>
                <w:rFonts w:ascii="Cambria Math" w:eastAsia="PMingLiU" w:hAnsi="Cambria Math"/>
                <w:lang w:eastAsia="zh-CN"/>
              </w:rPr>
              <m:t>clist</m:t>
            </m:r>
          </m:e>
          <m:sub>
            <m:sSubSup>
              <m:sSubSupPr>
                <m:ctrlPr>
                  <w:rPr>
                    <w:rFonts w:ascii="Cambria Math" w:eastAsia="PMingLiU" w:hAnsi="Cambria Math"/>
                    <w:lang w:eastAsia="zh-CN"/>
                  </w:rPr>
                </m:ctrlPr>
              </m:sSubSupPr>
              <m:e>
                <m:r>
                  <m:rPr>
                    <m:sty m:val="p"/>
                  </m:rPr>
                  <w:rPr>
                    <w:rFonts w:ascii="Cambria Math" w:eastAsia="PMingLiU" w:hAnsi="Cambria Math"/>
                    <w:lang w:eastAsia="zh-CN"/>
                  </w:rPr>
                  <m:t>f</m:t>
                </m:r>
              </m:e>
              <m:sub>
                <m:r>
                  <m:rPr>
                    <m:sty m:val="p"/>
                  </m:rPr>
                  <w:rPr>
                    <w:rFonts w:ascii="Cambria Math" w:eastAsia="PMingLiU" w:hAnsi="Cambria Math"/>
                    <w:lang w:eastAsia="zh-CN"/>
                  </w:rPr>
                  <m:t>i</m:t>
                </m:r>
              </m:sub>
              <m:sup>
                <m:r>
                  <m:rPr>
                    <m:sty m:val="p"/>
                  </m:rPr>
                  <w:rPr>
                    <w:rFonts w:ascii="Cambria Math" w:eastAsia="PMingLiU" w:hAnsi="Cambria Math"/>
                    <w:lang w:eastAsia="zh-CN"/>
                  </w:rPr>
                  <m:t>k</m:t>
                </m:r>
              </m:sup>
            </m:sSubSup>
          </m:sub>
        </m:sSub>
      </m:oMath>
      <w:r w:rsidRPr="002D71A5">
        <w:rPr>
          <w:rFonts w:hint="eastAsia"/>
        </w:rPr>
        <w:t xml:space="preserve">), a frequency </w:t>
      </w:r>
      <m:oMath>
        <m:sSubSup>
          <m:sSubSupPr>
            <m:ctrlPr>
              <w:rPr>
                <w:rFonts w:ascii="Cambria Math" w:eastAsia="PMingLiU" w:hAnsi="Cambria Math"/>
                <w:lang w:eastAsia="zh-CN"/>
              </w:rPr>
            </m:ctrlPr>
          </m:sSubSupPr>
          <m:e>
            <m:r>
              <m:rPr>
                <m:sty m:val="p"/>
              </m:rPr>
              <w:rPr>
                <w:rFonts w:ascii="Cambria Math" w:eastAsia="PMingLiU" w:hAnsi="Cambria Math"/>
                <w:lang w:eastAsia="zh-CN"/>
              </w:rPr>
              <m:t>f</m:t>
            </m:r>
          </m:e>
          <m:sub>
            <m:r>
              <m:rPr>
                <m:sty m:val="p"/>
              </m:rPr>
              <w:rPr>
                <w:rFonts w:ascii="Cambria Math" w:eastAsia="PMingLiU" w:hAnsi="Cambria Math"/>
                <w:lang w:eastAsia="zh-CN"/>
              </w:rPr>
              <m:t>j</m:t>
            </m:r>
          </m:sub>
          <m:sup>
            <m:r>
              <m:rPr>
                <m:sty m:val="p"/>
              </m:rPr>
              <w:rPr>
                <w:rFonts w:ascii="Cambria Math" w:eastAsia="PMingLiU" w:hAnsi="Cambria Math"/>
                <w:lang w:eastAsia="zh-CN"/>
              </w:rPr>
              <m:t>r</m:t>
            </m:r>
          </m:sup>
        </m:sSubSup>
      </m:oMath>
      <w:r w:rsidRPr="002D71A5">
        <w:rPr>
          <w:rFonts w:hint="eastAsia"/>
        </w:rPr>
        <w:t xml:space="preserve"> must </w:t>
      </w:r>
      <w:r w:rsidRPr="002D71A5">
        <w:t>satisfy</w:t>
      </w:r>
      <w:r w:rsidRPr="002D71A5">
        <w:rPr>
          <w:rFonts w:hint="eastAsia"/>
        </w:rPr>
        <w:t xml:space="preserve"> the following conditions to be added into </w:t>
      </w:r>
      <m:oMath>
        <m:sSub>
          <m:sSubPr>
            <m:ctrlPr>
              <w:rPr>
                <w:rFonts w:ascii="Cambria Math" w:eastAsia="PMingLiU" w:hAnsi="Cambria Math"/>
                <w:lang w:eastAsia="zh-CN"/>
              </w:rPr>
            </m:ctrlPr>
          </m:sSubPr>
          <m:e>
            <m:r>
              <m:rPr>
                <m:sty m:val="p"/>
              </m:rPr>
              <w:rPr>
                <w:rFonts w:ascii="Cambria Math" w:eastAsia="PMingLiU" w:hAnsi="Cambria Math"/>
                <w:lang w:eastAsia="zh-CN"/>
              </w:rPr>
              <m:t>clist</m:t>
            </m:r>
          </m:e>
          <m:sub>
            <m:sSubSup>
              <m:sSubSupPr>
                <m:ctrlPr>
                  <w:rPr>
                    <w:rFonts w:ascii="Cambria Math" w:eastAsia="PMingLiU" w:hAnsi="Cambria Math"/>
                    <w:lang w:eastAsia="zh-CN"/>
                  </w:rPr>
                </m:ctrlPr>
              </m:sSubSupPr>
              <m:e>
                <m:r>
                  <m:rPr>
                    <m:sty m:val="p"/>
                  </m:rPr>
                  <w:rPr>
                    <w:rFonts w:ascii="Cambria Math" w:eastAsia="PMingLiU" w:hAnsi="Cambria Math"/>
                    <w:lang w:eastAsia="zh-CN"/>
                  </w:rPr>
                  <m:t>f</m:t>
                </m:r>
              </m:e>
              <m:sub>
                <m:r>
                  <m:rPr>
                    <m:sty m:val="p"/>
                  </m:rPr>
                  <w:rPr>
                    <w:rFonts w:ascii="Cambria Math" w:eastAsia="PMingLiU" w:hAnsi="Cambria Math"/>
                    <w:lang w:eastAsia="zh-CN"/>
                  </w:rPr>
                  <m:t>i</m:t>
                </m:r>
              </m:sub>
              <m:sup>
                <m:r>
                  <m:rPr>
                    <m:sty m:val="p"/>
                  </m:rPr>
                  <w:rPr>
                    <w:rFonts w:ascii="Cambria Math" w:eastAsia="PMingLiU" w:hAnsi="Cambria Math"/>
                    <w:lang w:eastAsia="zh-CN"/>
                  </w:rPr>
                  <m:t>k</m:t>
                </m:r>
              </m:sup>
            </m:sSubSup>
          </m:sub>
        </m:sSub>
      </m:oMath>
      <w:r w:rsidRPr="002D71A5">
        <w:rPr>
          <w:rFonts w:hint="eastAsia"/>
        </w:rPr>
        <w:t>:</w:t>
      </w:r>
    </w:p>
    <w:tbl>
      <w:tblPr>
        <w:tblW w:w="0" w:type="auto"/>
        <w:tblLook w:val="04A0"/>
      </w:tblPr>
      <w:tblGrid>
        <w:gridCol w:w="1004"/>
        <w:gridCol w:w="2968"/>
        <w:gridCol w:w="1104"/>
      </w:tblGrid>
      <w:tr w:rsidR="00D62C01" w:rsidTr="008216C4">
        <w:tc>
          <w:tcPr>
            <w:tcW w:w="1004" w:type="dxa"/>
            <w:vAlign w:val="center"/>
          </w:tcPr>
          <w:p w:rsidR="00D62C01" w:rsidRPr="002D71A5" w:rsidRDefault="00D62C01" w:rsidP="008216C4">
            <w:pPr>
              <w:pStyle w:val="BodyText"/>
            </w:pPr>
          </w:p>
        </w:tc>
        <w:tc>
          <w:tcPr>
            <w:tcW w:w="2968" w:type="dxa"/>
            <w:vAlign w:val="center"/>
          </w:tcPr>
          <w:p w:rsidR="00D62C01" w:rsidRPr="002D71A5" w:rsidRDefault="00EA06C0" w:rsidP="008216C4">
            <w:pPr>
              <w:pStyle w:val="BodyText"/>
            </w:pPr>
            <m:oMathPara>
              <m:oMath>
                <m:f>
                  <m:fPr>
                    <m:ctrlPr>
                      <w:rPr>
                        <w:rFonts w:ascii="Cambria Math" w:eastAsia="PMingLiU" w:hAnsi="Cambria Math"/>
                        <w:lang w:eastAsia="zh-CN"/>
                      </w:rPr>
                    </m:ctrlPr>
                  </m:fPr>
                  <m:num>
                    <m:d>
                      <m:dPr>
                        <m:begChr m:val="|"/>
                        <m:endChr m:val="|"/>
                        <m:ctrlPr>
                          <w:rPr>
                            <w:rFonts w:ascii="Cambria Math" w:eastAsia="PMingLiU" w:hAnsi="Cambria Math"/>
                            <w:lang w:eastAsia="zh-CN"/>
                          </w:rPr>
                        </m:ctrlPr>
                      </m:dPr>
                      <m:e>
                        <m:sSubSup>
                          <m:sSubSupPr>
                            <m:ctrlPr>
                              <w:rPr>
                                <w:rFonts w:ascii="Cambria Math" w:eastAsia="PMingLiU" w:hAnsi="Cambria Math"/>
                                <w:lang w:eastAsia="zh-CN"/>
                              </w:rPr>
                            </m:ctrlPr>
                          </m:sSubSupPr>
                          <m:e>
                            <m:r>
                              <m:rPr>
                                <m:sty m:val="p"/>
                              </m:rPr>
                              <w:rPr>
                                <w:rFonts w:ascii="Cambria Math" w:eastAsia="PMingLiU" w:hAnsi="Cambria Math"/>
                                <w:lang w:eastAsia="zh-CN"/>
                              </w:rPr>
                              <m:t>f</m:t>
                            </m:r>
                          </m:e>
                          <m:sub>
                            <m:r>
                              <m:rPr>
                                <m:sty m:val="p"/>
                              </m:rPr>
                              <w:rPr>
                                <w:rFonts w:ascii="Cambria Math" w:eastAsia="PMingLiU" w:hAnsi="Cambria Math"/>
                                <w:lang w:eastAsia="zh-CN"/>
                              </w:rPr>
                              <m:t>j</m:t>
                            </m:r>
                          </m:sub>
                          <m:sup>
                            <m:r>
                              <m:rPr>
                                <m:sty m:val="p"/>
                              </m:rPr>
                              <w:rPr>
                                <w:rFonts w:ascii="Cambria Math" w:eastAsia="PMingLiU" w:hAnsi="Cambria Math"/>
                                <w:lang w:eastAsia="zh-CN"/>
                              </w:rPr>
                              <m:t>r</m:t>
                            </m:r>
                          </m:sup>
                        </m:sSubSup>
                        <m:r>
                          <m:rPr>
                            <m:sty m:val="p"/>
                          </m:rPr>
                          <w:rPr>
                            <w:rFonts w:ascii="Cambria Math" w:eastAsia="PMingLiU" w:hAnsi="Cambria Math"/>
                            <w:lang w:eastAsia="zh-CN"/>
                          </w:rPr>
                          <m:t>-</m:t>
                        </m:r>
                        <m:sSubSup>
                          <m:sSubSupPr>
                            <m:ctrlPr>
                              <w:rPr>
                                <w:rFonts w:ascii="Cambria Math" w:eastAsia="PMingLiU" w:hAnsi="Cambria Math"/>
                                <w:lang w:eastAsia="zh-CN"/>
                              </w:rPr>
                            </m:ctrlPr>
                          </m:sSubSupPr>
                          <m:e>
                            <m:r>
                              <m:rPr>
                                <m:sty m:val="p"/>
                              </m:rPr>
                              <w:rPr>
                                <w:rFonts w:ascii="Cambria Math" w:eastAsia="PMingLiU" w:hAnsi="Cambria Math"/>
                                <w:lang w:eastAsia="zh-CN"/>
                              </w:rPr>
                              <m:t>f</m:t>
                            </m:r>
                          </m:e>
                          <m:sub>
                            <m:r>
                              <m:rPr>
                                <m:sty m:val="p"/>
                              </m:rPr>
                              <w:rPr>
                                <w:rFonts w:ascii="Cambria Math" w:eastAsia="PMingLiU" w:hAnsi="Cambria Math"/>
                                <w:lang w:eastAsia="zh-CN"/>
                              </w:rPr>
                              <m:t>i</m:t>
                            </m:r>
                          </m:sub>
                          <m:sup>
                            <m:r>
                              <m:rPr>
                                <m:sty m:val="p"/>
                              </m:rPr>
                              <w:rPr>
                                <w:rFonts w:ascii="Cambria Math" w:eastAsia="PMingLiU" w:hAnsi="Cambria Math"/>
                                <w:lang w:eastAsia="zh-CN"/>
                              </w:rPr>
                              <m:t>k</m:t>
                            </m:r>
                          </m:sup>
                        </m:sSubSup>
                      </m:e>
                    </m:d>
                  </m:num>
                  <m:den>
                    <m:sSubSup>
                      <m:sSubSupPr>
                        <m:ctrlPr>
                          <w:rPr>
                            <w:rFonts w:ascii="Cambria Math" w:eastAsia="PMingLiU" w:hAnsi="Cambria Math"/>
                            <w:lang w:eastAsia="zh-CN"/>
                          </w:rPr>
                        </m:ctrlPr>
                      </m:sSubSupPr>
                      <m:e>
                        <m:r>
                          <m:rPr>
                            <m:sty m:val="p"/>
                          </m:rPr>
                          <w:rPr>
                            <w:rFonts w:ascii="Cambria Math" w:eastAsia="PMingLiU" w:hAnsi="Cambria Math"/>
                            <w:lang w:eastAsia="zh-CN"/>
                          </w:rPr>
                          <m:t>f</m:t>
                        </m:r>
                      </m:e>
                      <m:sub>
                        <m:r>
                          <m:rPr>
                            <m:sty m:val="p"/>
                          </m:rPr>
                          <w:rPr>
                            <w:rFonts w:ascii="Cambria Math" w:eastAsia="PMingLiU" w:hAnsi="Cambria Math"/>
                            <w:lang w:eastAsia="zh-CN"/>
                          </w:rPr>
                          <m:t>j</m:t>
                        </m:r>
                      </m:sub>
                      <m:sup>
                        <m:r>
                          <m:rPr>
                            <m:sty m:val="p"/>
                          </m:rPr>
                          <w:rPr>
                            <w:rFonts w:ascii="Cambria Math" w:eastAsia="PMingLiU" w:hAnsi="Cambria Math"/>
                            <w:lang w:eastAsia="zh-CN"/>
                          </w:rPr>
                          <m:t>r</m:t>
                        </m:r>
                      </m:sup>
                    </m:sSubSup>
                    <m:r>
                      <m:rPr>
                        <m:sty m:val="p"/>
                      </m:rPr>
                      <w:rPr>
                        <w:rFonts w:ascii="Cambria Math" w:eastAsia="PMingLiU" w:hAnsi="Cambria Math"/>
                        <w:lang w:eastAsia="zh-CN"/>
                      </w:rPr>
                      <m:t>+</m:t>
                    </m:r>
                    <m:sSubSup>
                      <m:sSubSupPr>
                        <m:ctrlPr>
                          <w:rPr>
                            <w:rFonts w:ascii="Cambria Math" w:eastAsia="PMingLiU" w:hAnsi="Cambria Math"/>
                            <w:lang w:eastAsia="zh-CN"/>
                          </w:rPr>
                        </m:ctrlPr>
                      </m:sSubSupPr>
                      <m:e>
                        <m:r>
                          <m:rPr>
                            <m:sty m:val="p"/>
                          </m:rPr>
                          <w:rPr>
                            <w:rFonts w:ascii="Cambria Math" w:eastAsia="PMingLiU" w:hAnsi="Cambria Math"/>
                            <w:lang w:eastAsia="zh-CN"/>
                          </w:rPr>
                          <m:t>f</m:t>
                        </m:r>
                      </m:e>
                      <m:sub>
                        <m:r>
                          <m:rPr>
                            <m:sty m:val="p"/>
                          </m:rPr>
                          <w:rPr>
                            <w:rFonts w:ascii="Cambria Math" w:eastAsia="PMingLiU" w:hAnsi="Cambria Math"/>
                            <w:lang w:eastAsia="zh-CN"/>
                          </w:rPr>
                          <m:t>i</m:t>
                        </m:r>
                      </m:sub>
                      <m:sup>
                        <m:r>
                          <m:rPr>
                            <m:sty m:val="p"/>
                          </m:rPr>
                          <w:rPr>
                            <w:rFonts w:ascii="Cambria Math" w:eastAsia="PMingLiU" w:hAnsi="Cambria Math"/>
                            <w:lang w:eastAsia="zh-CN"/>
                          </w:rPr>
                          <m:t>k</m:t>
                        </m:r>
                      </m:sup>
                    </m:sSubSup>
                  </m:den>
                </m:f>
                <m:r>
                  <m:rPr>
                    <m:sty m:val="p"/>
                  </m:rPr>
                  <w:rPr>
                    <w:rFonts w:ascii="Cambria Math" w:eastAsia="PMingLiU" w:hAnsi="Cambria Math"/>
                    <w:lang w:eastAsia="zh-CN"/>
                  </w:rPr>
                  <m:t>≤γ%</m:t>
                </m:r>
              </m:oMath>
            </m:oMathPara>
          </w:p>
        </w:tc>
        <w:tc>
          <w:tcPr>
            <w:tcW w:w="1104" w:type="dxa"/>
            <w:vAlign w:val="center"/>
          </w:tcPr>
          <w:p w:rsidR="00D62C01" w:rsidRPr="002D71A5" w:rsidRDefault="00D62C01" w:rsidP="008216C4">
            <w:pPr>
              <w:pStyle w:val="BodyText"/>
            </w:pPr>
            <w:r w:rsidRPr="002D71A5">
              <w:rPr>
                <w:rFonts w:hint="eastAsia"/>
              </w:rPr>
              <w:t>(</w:t>
            </w:r>
            <w:r>
              <w:rPr>
                <w:rFonts w:eastAsiaTheme="minorEastAsia" w:hint="eastAsia"/>
                <w:lang w:eastAsia="zh-HK"/>
              </w:rPr>
              <w:t>7</w:t>
            </w:r>
            <w:r w:rsidRPr="002D71A5">
              <w:rPr>
                <w:rFonts w:hint="eastAsia"/>
              </w:rPr>
              <w:t>a)</w:t>
            </w:r>
          </w:p>
        </w:tc>
      </w:tr>
      <w:tr w:rsidR="00D62C01" w:rsidTr="008216C4">
        <w:tc>
          <w:tcPr>
            <w:tcW w:w="1004" w:type="dxa"/>
          </w:tcPr>
          <w:p w:rsidR="00D62C01" w:rsidRPr="002D71A5" w:rsidRDefault="00D62C01" w:rsidP="008216C4">
            <w:pPr>
              <w:pStyle w:val="BodyText"/>
            </w:pPr>
          </w:p>
        </w:tc>
        <w:tc>
          <w:tcPr>
            <w:tcW w:w="2968" w:type="dxa"/>
          </w:tcPr>
          <w:p w:rsidR="00D62C01" w:rsidRPr="002D71A5" w:rsidRDefault="00D62C01" w:rsidP="008216C4">
            <w:pPr>
              <w:pStyle w:val="BodyText"/>
            </w:pPr>
            <m:oMathPara>
              <m:oMath>
                <m:r>
                  <m:rPr>
                    <m:sty m:val="p"/>
                  </m:rPr>
                  <w:rPr>
                    <w:rFonts w:ascii="Cambria Math" w:eastAsia="PMingLiU" w:hAnsi="Cambria Math"/>
                    <w:lang w:eastAsia="zh-CN"/>
                  </w:rPr>
                  <m:t>j≠i</m:t>
                </m:r>
              </m:oMath>
            </m:oMathPara>
          </w:p>
        </w:tc>
        <w:tc>
          <w:tcPr>
            <w:tcW w:w="1104" w:type="dxa"/>
          </w:tcPr>
          <w:p w:rsidR="00D62C01" w:rsidRPr="002D71A5" w:rsidRDefault="00D62C01" w:rsidP="008216C4">
            <w:pPr>
              <w:pStyle w:val="BodyText"/>
            </w:pPr>
            <w:r w:rsidRPr="002D71A5">
              <w:rPr>
                <w:rFonts w:hint="eastAsia"/>
              </w:rPr>
              <w:t>(</w:t>
            </w:r>
            <w:r>
              <w:rPr>
                <w:rFonts w:eastAsiaTheme="minorEastAsia" w:hint="eastAsia"/>
                <w:lang w:eastAsia="zh-HK"/>
              </w:rPr>
              <w:t>7</w:t>
            </w:r>
            <w:r w:rsidRPr="002D71A5">
              <w:rPr>
                <w:rFonts w:hint="eastAsia"/>
              </w:rPr>
              <w:t>b)</w:t>
            </w:r>
          </w:p>
        </w:tc>
      </w:tr>
      <w:tr w:rsidR="00D62C01" w:rsidTr="008216C4">
        <w:tc>
          <w:tcPr>
            <w:tcW w:w="1004" w:type="dxa"/>
          </w:tcPr>
          <w:p w:rsidR="00D62C01" w:rsidRPr="002D71A5" w:rsidRDefault="00D62C01" w:rsidP="008216C4">
            <w:pPr>
              <w:pStyle w:val="BodyText"/>
            </w:pPr>
          </w:p>
        </w:tc>
        <w:tc>
          <w:tcPr>
            <w:tcW w:w="2968" w:type="dxa"/>
          </w:tcPr>
          <w:p w:rsidR="00D62C01" w:rsidRPr="002D71A5" w:rsidRDefault="00D62C01" w:rsidP="008216C4">
            <w:pPr>
              <w:pStyle w:val="BodyText"/>
            </w:pPr>
            <m:oMathPara>
              <m:oMath>
                <m:r>
                  <m:rPr>
                    <m:sty m:val="p"/>
                  </m:rPr>
                  <w:rPr>
                    <w:rFonts w:ascii="Cambria Math" w:eastAsia="PMingLiU" w:hAnsi="Cambria Math"/>
                    <w:lang w:eastAsia="zh-CN"/>
                  </w:rPr>
                  <m:t>∄</m:t>
                </m:r>
                <m:sSub>
                  <m:sSubPr>
                    <m:ctrlPr>
                      <w:rPr>
                        <w:rFonts w:ascii="Cambria Math" w:eastAsia="PMingLiU" w:hAnsi="Cambria Math"/>
                        <w:lang w:eastAsia="zh-CN"/>
                      </w:rPr>
                    </m:ctrlPr>
                  </m:sSubPr>
                  <m:e>
                    <m:sSubSup>
                      <m:sSubSupPr>
                        <m:ctrlPr>
                          <w:rPr>
                            <w:rFonts w:ascii="Cambria Math" w:eastAsia="PMingLiU" w:hAnsi="Cambria Math"/>
                            <w:lang w:eastAsia="zh-CN"/>
                          </w:rPr>
                        </m:ctrlPr>
                      </m:sSubSupPr>
                      <m:e>
                        <m:r>
                          <m:rPr>
                            <m:sty m:val="p"/>
                          </m:rPr>
                          <w:rPr>
                            <w:rFonts w:ascii="Cambria Math" w:eastAsia="PMingLiU" w:hAnsi="Cambria Math"/>
                            <w:lang w:eastAsia="zh-CN"/>
                          </w:rPr>
                          <m:t>f</m:t>
                        </m:r>
                      </m:e>
                      <m:sub>
                        <m:r>
                          <m:rPr>
                            <m:sty m:val="p"/>
                          </m:rPr>
                          <w:rPr>
                            <w:rFonts w:ascii="Cambria Math" w:eastAsia="PMingLiU" w:hAnsi="Cambria Math"/>
                            <w:lang w:eastAsia="zh-CN"/>
                          </w:rPr>
                          <m:t>j</m:t>
                        </m:r>
                      </m:sub>
                      <m:sup>
                        <m:r>
                          <m:rPr>
                            <m:sty m:val="p"/>
                          </m:rPr>
                          <w:rPr>
                            <w:rFonts w:ascii="Cambria Math" w:eastAsia="PMingLiU" w:hAnsi="Cambria Math"/>
                            <w:lang w:eastAsia="zh-CN"/>
                          </w:rPr>
                          <m:t>β</m:t>
                        </m:r>
                      </m:sup>
                    </m:sSubSup>
                    <m:r>
                      <m:rPr>
                        <m:sty m:val="p"/>
                      </m:rPr>
                      <w:rPr>
                        <w:rFonts w:ascii="Cambria Math" w:eastAsia="PMingLiU" w:hAnsi="Cambria Math"/>
                        <w:lang w:eastAsia="zh-CN"/>
                      </w:rPr>
                      <m:t>∈clist</m:t>
                    </m:r>
                  </m:e>
                  <m:sub>
                    <m:sSubSup>
                      <m:sSubSupPr>
                        <m:ctrlPr>
                          <w:rPr>
                            <w:rFonts w:ascii="Cambria Math" w:eastAsia="PMingLiU" w:hAnsi="Cambria Math"/>
                            <w:lang w:eastAsia="zh-CN"/>
                          </w:rPr>
                        </m:ctrlPr>
                      </m:sSubSupPr>
                      <m:e>
                        <m:r>
                          <m:rPr>
                            <m:sty m:val="p"/>
                          </m:rPr>
                          <w:rPr>
                            <w:rFonts w:ascii="Cambria Math" w:eastAsia="PMingLiU" w:hAnsi="Cambria Math"/>
                            <w:lang w:eastAsia="zh-CN"/>
                          </w:rPr>
                          <m:t>f</m:t>
                        </m:r>
                      </m:e>
                      <m:sub>
                        <m:r>
                          <m:rPr>
                            <m:sty m:val="p"/>
                          </m:rPr>
                          <w:rPr>
                            <w:rFonts w:ascii="Cambria Math" w:eastAsia="PMingLiU" w:hAnsi="Cambria Math"/>
                            <w:lang w:eastAsia="zh-CN"/>
                          </w:rPr>
                          <m:t>i</m:t>
                        </m:r>
                      </m:sub>
                      <m:sup>
                        <m:r>
                          <m:rPr>
                            <m:sty m:val="p"/>
                          </m:rPr>
                          <w:rPr>
                            <w:rFonts w:ascii="Cambria Math" w:eastAsia="PMingLiU" w:hAnsi="Cambria Math"/>
                            <w:lang w:eastAsia="zh-CN"/>
                          </w:rPr>
                          <m:t>k</m:t>
                        </m:r>
                      </m:sup>
                    </m:sSubSup>
                  </m:sub>
                </m:sSub>
              </m:oMath>
            </m:oMathPara>
          </w:p>
        </w:tc>
        <w:tc>
          <w:tcPr>
            <w:tcW w:w="1104" w:type="dxa"/>
          </w:tcPr>
          <w:p w:rsidR="00D62C01" w:rsidRPr="002D71A5" w:rsidRDefault="00D62C01" w:rsidP="008216C4">
            <w:pPr>
              <w:pStyle w:val="BodyText"/>
            </w:pPr>
            <w:r w:rsidRPr="002D71A5">
              <w:rPr>
                <w:rFonts w:hint="eastAsia"/>
              </w:rPr>
              <w:t>(</w:t>
            </w:r>
            <w:r>
              <w:rPr>
                <w:rFonts w:eastAsiaTheme="minorEastAsia" w:hint="eastAsia"/>
                <w:lang w:eastAsia="zh-HK"/>
              </w:rPr>
              <w:t>7</w:t>
            </w:r>
            <w:r w:rsidRPr="002D71A5">
              <w:rPr>
                <w:rFonts w:hint="eastAsia"/>
              </w:rPr>
              <w:t>c)</w:t>
            </w:r>
          </w:p>
        </w:tc>
      </w:tr>
      <w:tr w:rsidR="00D62C01" w:rsidTr="008216C4">
        <w:tc>
          <w:tcPr>
            <w:tcW w:w="1004" w:type="dxa"/>
          </w:tcPr>
          <w:p w:rsidR="00D62C01" w:rsidRPr="002D71A5" w:rsidRDefault="00D62C01" w:rsidP="008216C4">
            <w:pPr>
              <w:pStyle w:val="BodyText"/>
            </w:pPr>
          </w:p>
        </w:tc>
        <w:tc>
          <w:tcPr>
            <w:tcW w:w="2968" w:type="dxa"/>
          </w:tcPr>
          <w:p w:rsidR="00D62C01" w:rsidRPr="002D71A5" w:rsidRDefault="00D62C01" w:rsidP="008216C4">
            <w:pPr>
              <w:pStyle w:val="BodyText"/>
            </w:pPr>
            <m:oMathPara>
              <m:oMath>
                <m:r>
                  <m:rPr>
                    <m:sty m:val="p"/>
                  </m:rPr>
                  <w:rPr>
                    <w:rFonts w:ascii="Cambria Math" w:eastAsia="PMingLiU" w:hAnsi="Cambria Math"/>
                    <w:lang w:eastAsia="zh-CN"/>
                  </w:rPr>
                  <m:t>∀</m:t>
                </m:r>
                <m:sSub>
                  <m:sSubPr>
                    <m:ctrlPr>
                      <w:rPr>
                        <w:rFonts w:ascii="Cambria Math" w:eastAsia="PMingLiU" w:hAnsi="Cambria Math"/>
                        <w:lang w:eastAsia="zh-CN"/>
                      </w:rPr>
                    </m:ctrlPr>
                  </m:sSubPr>
                  <m:e>
                    <m:r>
                      <m:rPr>
                        <m:sty m:val="p"/>
                      </m:rPr>
                      <w:rPr>
                        <w:rFonts w:ascii="Cambria Math" w:eastAsia="PMingLiU" w:hAnsi="Cambria Math"/>
                        <w:lang w:eastAsia="zh-CN"/>
                      </w:rPr>
                      <m:t>clist</m:t>
                    </m:r>
                  </m:e>
                  <m:sub>
                    <m:sSubSup>
                      <m:sSubSupPr>
                        <m:ctrlPr>
                          <w:rPr>
                            <w:rFonts w:ascii="Cambria Math" w:eastAsia="PMingLiU" w:hAnsi="Cambria Math"/>
                            <w:lang w:eastAsia="zh-CN"/>
                          </w:rPr>
                        </m:ctrlPr>
                      </m:sSubSupPr>
                      <m:e>
                        <m:r>
                          <m:rPr>
                            <m:sty m:val="p"/>
                          </m:rPr>
                          <w:rPr>
                            <w:rFonts w:ascii="Cambria Math" w:eastAsia="PMingLiU" w:hAnsi="Cambria Math"/>
                            <w:lang w:eastAsia="zh-CN"/>
                          </w:rPr>
                          <m:t>f</m:t>
                        </m:r>
                      </m:e>
                      <m:sub>
                        <m:r>
                          <m:rPr>
                            <m:sty m:val="p"/>
                          </m:rPr>
                          <w:rPr>
                            <w:rFonts w:ascii="Cambria Math" w:eastAsia="PMingLiU" w:hAnsi="Cambria Math"/>
                            <w:lang w:eastAsia="zh-CN"/>
                          </w:rPr>
                          <m:t>i</m:t>
                        </m:r>
                      </m:sub>
                      <m:sup>
                        <m:r>
                          <m:rPr>
                            <m:scr m:val="script"/>
                            <m:sty m:val="p"/>
                          </m:rPr>
                          <w:rPr>
                            <w:rFonts w:ascii="Cambria Math" w:eastAsia="PMingLiU" w:hAnsi="Cambria Math"/>
                            <w:lang w:eastAsia="zh-CN"/>
                          </w:rPr>
                          <m:t>l</m:t>
                        </m:r>
                      </m:sup>
                    </m:sSubSup>
                  </m:sub>
                </m:sSub>
                <m:r>
                  <m:rPr>
                    <m:sty m:val="p"/>
                  </m:rPr>
                  <w:rPr>
                    <w:rFonts w:ascii="Cambria Math" w:eastAsia="PMingLiU" w:hAnsi="Cambria Math"/>
                    <w:lang w:eastAsia="zh-CN"/>
                  </w:rPr>
                  <m:t>,</m:t>
                </m:r>
                <m:d>
                  <m:dPr>
                    <m:ctrlPr>
                      <w:rPr>
                        <w:rFonts w:ascii="Cambria Math" w:eastAsia="PMingLiU" w:hAnsi="Cambria Math"/>
                        <w:lang w:eastAsia="zh-CN"/>
                      </w:rPr>
                    </m:ctrlPr>
                  </m:dPr>
                  <m:e>
                    <m:r>
                      <m:rPr>
                        <m:scr m:val="script"/>
                        <m:sty m:val="p"/>
                      </m:rPr>
                      <w:rPr>
                        <w:rFonts w:ascii="Cambria Math" w:eastAsia="PMingLiU" w:hAnsi="Cambria Math"/>
                        <w:lang w:eastAsia="zh-CN"/>
                      </w:rPr>
                      <m:t>l≠</m:t>
                    </m:r>
                    <m:r>
                      <m:rPr>
                        <m:sty m:val="p"/>
                      </m:rPr>
                      <w:rPr>
                        <w:rFonts w:ascii="Cambria Math" w:eastAsia="PMingLiU" w:hAnsi="Cambria Math"/>
                        <w:lang w:eastAsia="zh-CN"/>
                      </w:rPr>
                      <m:t>k</m:t>
                    </m:r>
                  </m:e>
                </m:d>
                <m:r>
                  <m:rPr>
                    <m:sty m:val="p"/>
                  </m:rPr>
                  <w:rPr>
                    <w:rFonts w:ascii="Cambria Math" w:eastAsia="PMingLiU" w:hAnsi="Cambria Math"/>
                    <w:lang w:eastAsia="zh-CN"/>
                  </w:rPr>
                  <m:t>,</m:t>
                </m:r>
                <m:sSubSup>
                  <m:sSubSupPr>
                    <m:ctrlPr>
                      <w:rPr>
                        <w:rFonts w:ascii="Cambria Math" w:eastAsia="PMingLiU" w:hAnsi="Cambria Math"/>
                        <w:lang w:eastAsia="zh-CN"/>
                      </w:rPr>
                    </m:ctrlPr>
                  </m:sSubSupPr>
                  <m:e>
                    <m:r>
                      <m:rPr>
                        <m:sty m:val="p"/>
                      </m:rPr>
                      <w:rPr>
                        <w:rFonts w:ascii="Cambria Math" w:eastAsia="PMingLiU" w:hAnsi="Cambria Math"/>
                        <w:lang w:eastAsia="zh-CN"/>
                      </w:rPr>
                      <m:t>f</m:t>
                    </m:r>
                  </m:e>
                  <m:sub>
                    <m:r>
                      <m:rPr>
                        <m:sty m:val="p"/>
                      </m:rPr>
                      <w:rPr>
                        <w:rFonts w:ascii="Cambria Math" w:eastAsia="PMingLiU" w:hAnsi="Cambria Math"/>
                        <w:lang w:eastAsia="zh-CN"/>
                      </w:rPr>
                      <m:t>j</m:t>
                    </m:r>
                  </m:sub>
                  <m:sup>
                    <m:r>
                      <m:rPr>
                        <m:sty m:val="p"/>
                      </m:rPr>
                      <w:rPr>
                        <w:rFonts w:ascii="Cambria Math" w:eastAsia="PMingLiU" w:hAnsi="Cambria Math"/>
                        <w:lang w:eastAsia="zh-CN"/>
                      </w:rPr>
                      <m:t>r</m:t>
                    </m:r>
                  </m:sup>
                </m:sSubSup>
                <m:r>
                  <m:rPr>
                    <m:sty m:val="p"/>
                  </m:rPr>
                  <w:rPr>
                    <w:rFonts w:ascii="Cambria Math" w:eastAsia="PMingLiU" w:hAnsi="Cambria Math"/>
                    <w:lang w:eastAsia="zh-CN"/>
                  </w:rPr>
                  <m:t>∉</m:t>
                </m:r>
                <m:sSub>
                  <m:sSubPr>
                    <m:ctrlPr>
                      <w:rPr>
                        <w:rFonts w:ascii="Cambria Math" w:eastAsia="PMingLiU" w:hAnsi="Cambria Math"/>
                        <w:lang w:eastAsia="zh-CN"/>
                      </w:rPr>
                    </m:ctrlPr>
                  </m:sSubPr>
                  <m:e>
                    <m:r>
                      <m:rPr>
                        <m:sty m:val="p"/>
                      </m:rPr>
                      <w:rPr>
                        <w:rFonts w:ascii="Cambria Math" w:eastAsia="PMingLiU" w:hAnsi="Cambria Math"/>
                        <w:lang w:eastAsia="zh-CN"/>
                      </w:rPr>
                      <m:t>clist</m:t>
                    </m:r>
                  </m:e>
                  <m:sub>
                    <m:sSubSup>
                      <m:sSubSupPr>
                        <m:ctrlPr>
                          <w:rPr>
                            <w:rFonts w:ascii="Cambria Math" w:eastAsia="PMingLiU" w:hAnsi="Cambria Math"/>
                            <w:lang w:eastAsia="zh-CN"/>
                          </w:rPr>
                        </m:ctrlPr>
                      </m:sSubSupPr>
                      <m:e>
                        <m:r>
                          <m:rPr>
                            <m:sty m:val="p"/>
                          </m:rPr>
                          <w:rPr>
                            <w:rFonts w:ascii="Cambria Math" w:eastAsia="PMingLiU" w:hAnsi="Cambria Math"/>
                            <w:lang w:eastAsia="zh-CN"/>
                          </w:rPr>
                          <m:t>f</m:t>
                        </m:r>
                      </m:e>
                      <m:sub>
                        <m:r>
                          <m:rPr>
                            <m:sty m:val="p"/>
                          </m:rPr>
                          <w:rPr>
                            <w:rFonts w:ascii="Cambria Math" w:eastAsia="PMingLiU" w:hAnsi="Cambria Math"/>
                            <w:lang w:eastAsia="zh-CN"/>
                          </w:rPr>
                          <m:t>i</m:t>
                        </m:r>
                      </m:sub>
                      <m:sup>
                        <m:r>
                          <m:rPr>
                            <m:scr m:val="script"/>
                            <m:sty m:val="p"/>
                          </m:rPr>
                          <w:rPr>
                            <w:rFonts w:ascii="Cambria Math" w:eastAsia="PMingLiU" w:hAnsi="Cambria Math"/>
                            <w:lang w:eastAsia="zh-CN"/>
                          </w:rPr>
                          <m:t>l</m:t>
                        </m:r>
                      </m:sup>
                    </m:sSubSup>
                  </m:sub>
                </m:sSub>
              </m:oMath>
            </m:oMathPara>
          </w:p>
        </w:tc>
        <w:tc>
          <w:tcPr>
            <w:tcW w:w="1104" w:type="dxa"/>
          </w:tcPr>
          <w:p w:rsidR="00D62C01" w:rsidRPr="002D71A5" w:rsidRDefault="00D62C01" w:rsidP="008216C4">
            <w:pPr>
              <w:pStyle w:val="BodyText"/>
            </w:pPr>
            <w:r w:rsidRPr="002D71A5">
              <w:rPr>
                <w:rFonts w:hint="eastAsia"/>
              </w:rPr>
              <w:t>(</w:t>
            </w:r>
            <w:r>
              <w:rPr>
                <w:rFonts w:eastAsiaTheme="minorEastAsia" w:hint="eastAsia"/>
                <w:lang w:eastAsia="zh-HK"/>
              </w:rPr>
              <w:t>7</w:t>
            </w:r>
            <w:r w:rsidRPr="002D71A5">
              <w:rPr>
                <w:rFonts w:hint="eastAsia"/>
              </w:rPr>
              <w:t>d)</w:t>
            </w:r>
          </w:p>
        </w:tc>
      </w:tr>
    </w:tbl>
    <w:p w:rsidR="00D62C01" w:rsidRPr="002D71A5" w:rsidRDefault="00D62C01" w:rsidP="00D62C01">
      <w:pPr>
        <w:pStyle w:val="BodyText"/>
      </w:pPr>
      <w:r w:rsidRPr="002D71A5">
        <w:t>The</w:t>
      </w:r>
      <w:r w:rsidRPr="002D71A5">
        <w:rPr>
          <w:rFonts w:hint="eastAsia"/>
        </w:rPr>
        <w:t xml:space="preserve"> </w:t>
      </w:r>
      <w:r w:rsidRPr="002D71A5">
        <w:t>pseudo</w:t>
      </w:r>
      <w:r w:rsidRPr="002D71A5">
        <w:rPr>
          <w:rFonts w:hint="eastAsia"/>
        </w:rPr>
        <w:t xml:space="preserve"> code for </w:t>
      </w:r>
      <w:r w:rsidRPr="002D71A5">
        <w:t>calculating</w:t>
      </w:r>
      <w:r w:rsidRPr="002D71A5">
        <w:rPr>
          <w:rFonts w:hint="eastAsia"/>
        </w:rPr>
        <w:t xml:space="preserve"> </w:t>
      </w:r>
      <m:oMath>
        <m:sSub>
          <m:sSubPr>
            <m:ctrlPr>
              <w:rPr>
                <w:rFonts w:ascii="Cambria Math" w:eastAsia="PMingLiU" w:hAnsi="Cambria Math"/>
                <w:sz w:val="23"/>
                <w:szCs w:val="23"/>
                <w:lang w:eastAsia="zh-CN"/>
              </w:rPr>
            </m:ctrlPr>
          </m:sSubPr>
          <m:e>
            <m:r>
              <m:rPr>
                <m:scr m:val="script"/>
                <m:sty m:val="p"/>
              </m:rPr>
              <w:rPr>
                <w:rFonts w:ascii="Cambria Math" w:eastAsia="PMingLiU" w:hAnsi="Cambria Math"/>
                <w:sz w:val="23"/>
                <w:szCs w:val="23"/>
                <w:lang w:eastAsia="zh-CN"/>
              </w:rPr>
              <m:t>F</m:t>
            </m:r>
          </m:e>
          <m:sub>
            <m:r>
              <m:rPr>
                <m:sty m:val="p"/>
              </m:rPr>
              <w:rPr>
                <w:rFonts w:ascii="Cambria Math" w:eastAsia="PMingLiU" w:hAnsi="Cambria Math"/>
                <w:sz w:val="23"/>
                <w:szCs w:val="23"/>
                <w:lang w:eastAsia="zh-CN"/>
              </w:rPr>
              <m:t>clist</m:t>
            </m:r>
          </m:sub>
        </m:sSub>
      </m:oMath>
      <w:r w:rsidRPr="002D71A5">
        <w:rPr>
          <w:rFonts w:hint="eastAsia"/>
        </w:rPr>
        <w:t xml:space="preserve"> is </w:t>
      </w:r>
      <w:r w:rsidRPr="002D71A5">
        <w:t>illustrated</w:t>
      </w:r>
      <w:r w:rsidRPr="002D71A5">
        <w:rPr>
          <w:rFonts w:hint="eastAsia"/>
        </w:rPr>
        <w:t xml:space="preserve"> in Algorithm 1. </w:t>
      </w:r>
    </w:p>
    <w:tbl>
      <w:tblPr>
        <w:tblW w:w="0" w:type="auto"/>
        <w:tblInd w:w="108"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4968"/>
      </w:tblGrid>
      <w:tr w:rsidR="00D62C01" w:rsidRPr="00117EDA" w:rsidTr="008216C4">
        <w:trPr>
          <w:trHeight w:val="451"/>
        </w:trPr>
        <w:tc>
          <w:tcPr>
            <w:tcW w:w="4968" w:type="dxa"/>
            <w:tcBorders>
              <w:bottom w:val="single" w:sz="4" w:space="0" w:color="auto"/>
            </w:tcBorders>
          </w:tcPr>
          <w:p w:rsidR="00D62C01" w:rsidRPr="002D71A5" w:rsidRDefault="00D62C01" w:rsidP="008216C4">
            <w:pPr>
              <w:pStyle w:val="BodyText"/>
            </w:pPr>
            <w:r w:rsidRPr="002D71A5">
              <w:rPr>
                <w:rFonts w:hint="eastAsia"/>
              </w:rPr>
              <w:t xml:space="preserve">Input: natural frequency sets in </w:t>
            </w:r>
            <m:oMath>
              <m:r>
                <m:rPr>
                  <m:scr m:val="script"/>
                  <m:sty m:val="p"/>
                </m:rPr>
                <w:rPr>
                  <w:rFonts w:ascii="Cambria Math" w:eastAsia="PMingLiU" w:hAnsi="Cambria Math"/>
                  <w:lang w:eastAsia="zh-CN"/>
                </w:rPr>
                <m:t>F</m:t>
              </m:r>
            </m:oMath>
            <w:r w:rsidRPr="002D71A5" w:rsidDel="00EB375A">
              <w:rPr>
                <w:rFonts w:hint="eastAsia"/>
              </w:rPr>
              <w:t xml:space="preserve"> </w:t>
            </w:r>
          </w:p>
          <w:p w:rsidR="00D62C01" w:rsidRPr="002D71A5" w:rsidRDefault="00D62C01" w:rsidP="008216C4">
            <w:pPr>
              <w:pStyle w:val="BodyText"/>
            </w:pPr>
            <w:r w:rsidRPr="002D71A5">
              <w:rPr>
                <w:rFonts w:hint="eastAsia"/>
              </w:rPr>
              <w:t xml:space="preserve">Output: </w:t>
            </w:r>
            <m:oMath>
              <m:sSub>
                <m:sSubPr>
                  <m:ctrlPr>
                    <w:rPr>
                      <w:rFonts w:ascii="Cambria Math" w:eastAsia="PMingLiU" w:hAnsi="Cambria Math"/>
                      <w:sz w:val="23"/>
                      <w:szCs w:val="23"/>
                      <w:lang w:eastAsia="zh-CN"/>
                    </w:rPr>
                  </m:ctrlPr>
                </m:sSubPr>
                <m:e>
                  <m:r>
                    <m:rPr>
                      <m:scr m:val="script"/>
                      <m:sty m:val="p"/>
                    </m:rPr>
                    <w:rPr>
                      <w:rFonts w:ascii="Cambria Math" w:eastAsia="PMingLiU" w:hAnsi="Cambria Math"/>
                      <w:sz w:val="23"/>
                      <w:szCs w:val="23"/>
                      <w:lang w:eastAsia="zh-CN"/>
                    </w:rPr>
                    <m:t>F</m:t>
                  </m:r>
                </m:e>
                <m:sub>
                  <m:r>
                    <m:rPr>
                      <m:sty m:val="p"/>
                    </m:rPr>
                    <w:rPr>
                      <w:rFonts w:ascii="Cambria Math" w:eastAsia="PMingLiU" w:hAnsi="Cambria Math"/>
                      <w:sz w:val="23"/>
                      <w:szCs w:val="23"/>
                      <w:lang w:eastAsia="zh-CN"/>
                    </w:rPr>
                    <m:t>clist</m:t>
                  </m:r>
                </m:sub>
              </m:sSub>
            </m:oMath>
          </w:p>
        </w:tc>
      </w:tr>
      <w:tr w:rsidR="00D62C01" w:rsidRPr="00117EDA" w:rsidTr="008216C4">
        <w:trPr>
          <w:trHeight w:val="3505"/>
        </w:trPr>
        <w:tc>
          <w:tcPr>
            <w:tcW w:w="4968" w:type="dxa"/>
            <w:tcBorders>
              <w:top w:val="single" w:sz="4" w:space="0" w:color="auto"/>
            </w:tcBorders>
          </w:tcPr>
          <w:p w:rsidR="00D62C01" w:rsidRDefault="00D62C01" w:rsidP="008216C4">
            <w:pPr>
              <w:pStyle w:val="BodyText"/>
              <w:ind w:firstLine="0"/>
            </w:pPr>
            <w:r w:rsidRPr="00F41B2C">
              <w:t xml:space="preserve">for </w:t>
            </w:r>
            <w:proofErr w:type="spellStart"/>
            <w:r w:rsidRPr="00F41B2C">
              <w:t>i</w:t>
            </w:r>
            <w:proofErr w:type="spellEnd"/>
            <w:r w:rsidRPr="00F41B2C">
              <w:t xml:space="preserve"> =1, </w:t>
            </w:r>
            <w:proofErr w:type="spellStart"/>
            <w:r w:rsidRPr="00F41B2C">
              <w:t>i</w:t>
            </w:r>
            <w:proofErr w:type="spellEnd"/>
            <w:r w:rsidRPr="00F41B2C">
              <w:t>&lt;</w:t>
            </w:r>
            <w:r w:rsidRPr="00F41B2C">
              <w:rPr>
                <w:rFonts w:hint="eastAsia"/>
              </w:rPr>
              <w:t>m</w:t>
            </w:r>
            <w:r>
              <w:t xml:space="preserve">, </w:t>
            </w:r>
            <w:proofErr w:type="spellStart"/>
            <w:r>
              <w:t>i</w:t>
            </w:r>
            <w:proofErr w:type="spellEnd"/>
            <w:r>
              <w:t xml:space="preserve">++ </w:t>
            </w:r>
            <w:r w:rsidRPr="00047877">
              <w:t xml:space="preserve">  </w:t>
            </w:r>
            <w:r>
              <w:t xml:space="preserve">%% for each row of  </w:t>
            </w:r>
            <w:r w:rsidR="009F78C8">
              <w:pict>
                <v:shape id="_x0000_i1034" type="#_x0000_t75" style="width:8.05pt;height:13.45pt" equationxml="&lt;">
                  <v:imagedata r:id="rId27" o:title="" chromakey="white"/>
                </v:shape>
              </w:pict>
            </w:r>
            <w:r w:rsidRPr="00F41B2C">
              <w:rPr>
                <w:rFonts w:hint="eastAsia"/>
              </w:rPr>
              <w:t xml:space="preserve"> (i.e. </w:t>
            </w:r>
            <m:oMath>
              <m:sSub>
                <m:sSubPr>
                  <m:ctrlPr>
                    <w:rPr>
                      <w:rFonts w:ascii="Cambria Math" w:hAnsi="Cambria Math"/>
                    </w:rPr>
                  </m:ctrlPr>
                </m:sSubPr>
                <m:e>
                  <m:r>
                    <m:rPr>
                      <m:sty m:val="p"/>
                    </m:rPr>
                    <w:rPr>
                      <w:rFonts w:ascii="Cambria Math" w:hAnsi="Cambria Math" w:hint="eastAsia"/>
                    </w:rPr>
                    <m:t>f</m:t>
                  </m:r>
                </m:e>
                <m:sub>
                  <m:r>
                    <m:rPr>
                      <m:sty m:val="p"/>
                    </m:rPr>
                    <w:rPr>
                      <w:rFonts w:ascii="Cambria Math" w:hAnsi="Cambria Math" w:hint="eastAsia"/>
                    </w:rPr>
                    <m:t>i</m:t>
                  </m:r>
                </m:sub>
              </m:sSub>
            </m:oMath>
            <w:r w:rsidRPr="00F41B2C">
              <w:rPr>
                <w:rFonts w:hint="eastAsia"/>
              </w:rPr>
              <w:t>)</w:t>
            </w:r>
          </w:p>
          <w:p w:rsidR="00D62C01" w:rsidRDefault="00D62C01" w:rsidP="008216C4">
            <w:pPr>
              <w:pStyle w:val="BodyText"/>
              <w:ind w:firstLineChars="100" w:firstLine="198"/>
            </w:pPr>
            <w:r>
              <w:t xml:space="preserve">for k =1, k&lt;=p, k++    %% for each </w:t>
            </w:r>
            <m:oMath>
              <m:sSubSup>
                <m:sSubSupPr>
                  <m:ctrlPr>
                    <w:rPr>
                      <w:rFonts w:ascii="Cambria Math" w:hAnsi="Cambria Math"/>
                    </w:rPr>
                  </m:ctrlPr>
                </m:sSubSupPr>
                <m:e>
                  <m:r>
                    <m:rPr>
                      <m:sty m:val="p"/>
                    </m:rPr>
                    <w:rPr>
                      <w:rFonts w:ascii="Cambria Math" w:hAnsi="Cambria Math" w:hint="eastAsia"/>
                    </w:rPr>
                    <m:t>f</m:t>
                  </m:r>
                </m:e>
                <m:sub>
                  <m:r>
                    <m:rPr>
                      <m:sty m:val="p"/>
                    </m:rPr>
                    <w:rPr>
                      <w:rFonts w:ascii="Cambria Math" w:hAnsi="Cambria Math" w:hint="eastAsia"/>
                    </w:rPr>
                    <m:t>i</m:t>
                  </m:r>
                </m:sub>
                <m:sup>
                  <m:r>
                    <m:rPr>
                      <m:sty m:val="p"/>
                    </m:rPr>
                    <w:rPr>
                      <w:rFonts w:ascii="Cambria Math" w:hAnsi="Cambria Math" w:hint="eastAsia"/>
                    </w:rPr>
                    <m:t>k</m:t>
                  </m:r>
                </m:sup>
              </m:sSubSup>
            </m:oMath>
          </w:p>
          <w:p w:rsidR="00D62C01" w:rsidRPr="00F41B2C" w:rsidRDefault="00D62C01" w:rsidP="008216C4">
            <w:pPr>
              <w:pStyle w:val="BodyText"/>
            </w:pPr>
            <w:r w:rsidRPr="00F41B2C">
              <w:rPr>
                <w:rFonts w:hint="eastAsia"/>
              </w:rPr>
              <w:t xml:space="preserve"> </w:t>
            </w:r>
            <m:oMath>
              <m:sSub>
                <m:sSubPr>
                  <m:ctrlPr>
                    <w:rPr>
                      <w:rFonts w:ascii="Cambria Math" w:hAnsi="Cambria Math"/>
                    </w:rPr>
                  </m:ctrlPr>
                </m:sSubPr>
                <m:e>
                  <m:r>
                    <m:rPr>
                      <m:sty m:val="p"/>
                    </m:rPr>
                    <w:rPr>
                      <w:rFonts w:ascii="Cambria Math" w:hAnsi="Cambria Math" w:hint="eastAsia"/>
                    </w:rPr>
                    <m:t>clist</m:t>
                  </m:r>
                </m:e>
                <m:sub>
                  <m:sSubSup>
                    <m:sSubSupPr>
                      <m:ctrlPr>
                        <w:rPr>
                          <w:rFonts w:ascii="Cambria Math" w:hAnsi="Cambria Math"/>
                        </w:rPr>
                      </m:ctrlPr>
                    </m:sSubSupPr>
                    <m:e>
                      <m:r>
                        <m:rPr>
                          <m:sty m:val="p"/>
                        </m:rPr>
                        <w:rPr>
                          <w:rFonts w:ascii="Cambria Math" w:hAnsi="Cambria Math" w:hint="eastAsia"/>
                        </w:rPr>
                        <m:t>f</m:t>
                      </m:r>
                    </m:e>
                    <m:sub>
                      <m:r>
                        <m:rPr>
                          <m:sty m:val="p"/>
                        </m:rPr>
                        <w:rPr>
                          <w:rFonts w:ascii="Cambria Math" w:hAnsi="Cambria Math" w:hint="eastAsia"/>
                        </w:rPr>
                        <m:t>i</m:t>
                      </m:r>
                    </m:sub>
                    <m:sup>
                      <m:r>
                        <m:rPr>
                          <m:sty m:val="p"/>
                        </m:rPr>
                        <w:rPr>
                          <w:rFonts w:ascii="Cambria Math" w:hAnsi="Cambria Math" w:hint="eastAsia"/>
                        </w:rPr>
                        <m:t>k</m:t>
                      </m:r>
                    </m:sup>
                  </m:sSubSup>
                </m:sub>
              </m:sSub>
              <m:r>
                <m:rPr>
                  <m:sty m:val="p"/>
                </m:rPr>
                <w:rPr>
                  <w:rFonts w:ascii="Cambria Math" w:hAnsi="Cambria Math"/>
                </w:rPr>
                <m:t>=∅</m:t>
              </m:r>
            </m:oMath>
          </w:p>
          <w:p w:rsidR="00777A06" w:rsidRDefault="00D62C01">
            <w:pPr>
              <w:pStyle w:val="BodyText"/>
              <w:tabs>
                <w:tab w:val="num" w:pos="720"/>
              </w:tabs>
              <w:spacing w:before="40" w:after="40"/>
              <w:ind w:firstLineChars="191" w:firstLine="378"/>
              <w:outlineLvl w:val="3"/>
            </w:pPr>
            <w:r>
              <w:t xml:space="preserve">for j=i+1, j&lt;m, j++ %%  for each </w:t>
            </w:r>
            <m:oMath>
              <m:sSub>
                <m:sSubPr>
                  <m:ctrlPr>
                    <w:rPr>
                      <w:rFonts w:ascii="Cambria Math" w:hAnsi="Cambria Math"/>
                    </w:rPr>
                  </m:ctrlPr>
                </m:sSubPr>
                <m:e>
                  <m:r>
                    <m:rPr>
                      <m:sty m:val="p"/>
                    </m:rPr>
                    <w:rPr>
                      <w:rFonts w:ascii="Cambria Math" w:hAnsi="Cambria Math" w:hint="eastAsia"/>
                    </w:rPr>
                    <m:t>f</m:t>
                  </m:r>
                </m:e>
                <m:sub>
                  <m:r>
                    <m:rPr>
                      <m:sty m:val="p"/>
                    </m:rPr>
                    <w:rPr>
                      <w:rFonts w:ascii="Cambria Math" w:hAnsi="Cambria Math" w:hint="eastAsia"/>
                    </w:rPr>
                    <m:t>j</m:t>
                  </m:r>
                </m:sub>
              </m:sSub>
              <m:r>
                <m:rPr>
                  <m:sty m:val="p"/>
                </m:rPr>
                <w:rPr>
                  <w:rFonts w:ascii="Cambria Math" w:hAnsi="Cambria Math" w:hint="eastAsia"/>
                </w:rPr>
                <m:t xml:space="preserve"> (j</m:t>
              </m:r>
              <m:r>
                <m:rPr>
                  <m:sty m:val="p"/>
                </m:rPr>
                <w:rPr>
                  <w:rFonts w:ascii="Cambria Math" w:hAnsi="Cambria Math" w:hint="eastAsia"/>
                </w:rPr>
                <m:t>≠</m:t>
              </m:r>
              <m:r>
                <m:rPr>
                  <m:sty m:val="p"/>
                </m:rPr>
                <w:rPr>
                  <w:rFonts w:ascii="Cambria Math" w:hAnsi="Cambria Math" w:hint="eastAsia"/>
                </w:rPr>
                <m:t>i)</m:t>
              </m:r>
            </m:oMath>
          </w:p>
          <w:p w:rsidR="00D62C01" w:rsidRDefault="00D62C01" w:rsidP="008216C4">
            <w:pPr>
              <w:pStyle w:val="BodyText"/>
            </w:pPr>
            <w:r>
              <w:t xml:space="preserve">   find </w:t>
            </w:r>
            <m:oMath>
              <m:sSubSup>
                <m:sSubSupPr>
                  <m:ctrlPr>
                    <w:rPr>
                      <w:rFonts w:ascii="Cambria Math" w:hAnsi="Cambria Math"/>
                    </w:rPr>
                  </m:ctrlPr>
                </m:sSubSupPr>
                <m:e>
                  <m:r>
                    <m:rPr>
                      <m:sty m:val="p"/>
                    </m:rPr>
                    <w:rPr>
                      <w:rFonts w:ascii="Cambria Math"/>
                    </w:rPr>
                    <m:t>f</m:t>
                  </m:r>
                </m:e>
                <m:sub>
                  <m:r>
                    <m:rPr>
                      <m:sty m:val="p"/>
                    </m:rPr>
                    <w:rPr>
                      <w:rFonts w:ascii="Cambria Math"/>
                    </w:rPr>
                    <m:t>j</m:t>
                  </m:r>
                </m:sub>
                <m:sup>
                  <m:r>
                    <m:rPr>
                      <m:sty m:val="p"/>
                    </m:rPr>
                    <w:rPr>
                      <w:rFonts w:ascii="Cambria Math"/>
                    </w:rPr>
                    <m:t>r</m:t>
                  </m:r>
                </m:sup>
              </m:sSubSup>
            </m:oMath>
            <w:r w:rsidRPr="00F41B2C">
              <w:rPr>
                <w:rFonts w:hint="eastAsia"/>
              </w:rPr>
              <w:t xml:space="preserve"> in </w:t>
            </w:r>
            <m:oMath>
              <m:sSub>
                <m:sSubPr>
                  <m:ctrlPr>
                    <w:rPr>
                      <w:rFonts w:ascii="Cambria Math" w:hAnsi="Cambria Math"/>
                    </w:rPr>
                  </m:ctrlPr>
                </m:sSubPr>
                <m:e>
                  <m:r>
                    <m:rPr>
                      <m:sty m:val="p"/>
                    </m:rPr>
                    <w:rPr>
                      <w:rFonts w:ascii="Cambria Math" w:hAnsi="Cambria Math" w:hint="eastAsia"/>
                    </w:rPr>
                    <m:t>f</m:t>
                  </m:r>
                </m:e>
                <m:sub>
                  <m:r>
                    <m:rPr>
                      <m:sty m:val="p"/>
                    </m:rPr>
                    <w:rPr>
                      <w:rFonts w:ascii="Cambria Math" w:hAnsi="Cambria Math" w:hint="eastAsia"/>
                    </w:rPr>
                    <m:t>j</m:t>
                  </m:r>
                </m:sub>
              </m:sSub>
            </m:oMath>
            <w:r w:rsidRPr="00F41B2C">
              <w:rPr>
                <w:rFonts w:hint="eastAsia"/>
              </w:rPr>
              <w:t xml:space="preserve"> which</w:t>
            </w:r>
            <w:r w:rsidRPr="00047877">
              <w:t xml:space="preserve"> minimize</w:t>
            </w:r>
            <w:r>
              <w:t xml:space="preserve"> </w:t>
            </w:r>
            <m:oMath>
              <m:f>
                <m:fPr>
                  <m:ctrlPr>
                    <w:rPr>
                      <w:rFonts w:ascii="Cambria Math" w:hAnsi="Cambria Math"/>
                    </w:rPr>
                  </m:ctrlPr>
                </m:fPr>
                <m:num>
                  <m:d>
                    <m:dPr>
                      <m:begChr m:val="|"/>
                      <m:endChr m:val="|"/>
                      <m:ctrlPr>
                        <w:rPr>
                          <w:rFonts w:ascii="Cambria Math" w:hAnsi="Cambria Math"/>
                        </w:rPr>
                      </m:ctrlPr>
                    </m:dPr>
                    <m:e>
                      <m:sSubSup>
                        <m:sSubSupPr>
                          <m:ctrlPr>
                            <w:rPr>
                              <w:rFonts w:ascii="Cambria Math" w:hAnsi="Cambria Math"/>
                            </w:rPr>
                          </m:ctrlPr>
                        </m:sSubSupPr>
                        <m:e>
                          <m:r>
                            <m:rPr>
                              <m:sty m:val="p"/>
                            </m:rPr>
                            <w:rPr>
                              <w:rFonts w:ascii="Cambria Math" w:hAnsi="Cambria Math" w:hint="eastAsia"/>
                            </w:rPr>
                            <m:t>f</m:t>
                          </m:r>
                        </m:e>
                        <m:sub>
                          <m:r>
                            <m:rPr>
                              <m:sty m:val="p"/>
                            </m:rPr>
                            <w:rPr>
                              <w:rFonts w:ascii="Cambria Math" w:hAnsi="Cambria Math" w:hint="eastAsia"/>
                            </w:rPr>
                            <m:t>j</m:t>
                          </m:r>
                        </m:sub>
                        <m:sup>
                          <m:r>
                            <m:rPr>
                              <m:sty m:val="p"/>
                            </m:rPr>
                            <w:rPr>
                              <w:rFonts w:ascii="Cambria Math" w:hAnsi="Cambria Math" w:hint="eastAsia"/>
                            </w:rPr>
                            <m:t>r</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hint="eastAsia"/>
                            </w:rPr>
                            <m:t>f</m:t>
                          </m:r>
                        </m:e>
                        <m:sub>
                          <m:r>
                            <m:rPr>
                              <m:sty m:val="p"/>
                            </m:rPr>
                            <w:rPr>
                              <w:rFonts w:ascii="Cambria Math" w:hAnsi="Cambria Math" w:hint="eastAsia"/>
                            </w:rPr>
                            <m:t>i</m:t>
                          </m:r>
                        </m:sub>
                        <m:sup>
                          <m:r>
                            <m:rPr>
                              <m:sty m:val="p"/>
                            </m:rPr>
                            <w:rPr>
                              <w:rFonts w:ascii="Cambria Math" w:hAnsi="Cambria Math" w:hint="eastAsia"/>
                            </w:rPr>
                            <m:t>k</m:t>
                          </m:r>
                        </m:sup>
                      </m:sSubSup>
                    </m:e>
                  </m:d>
                </m:num>
                <m:den>
                  <m:sSubSup>
                    <m:sSubSupPr>
                      <m:ctrlPr>
                        <w:rPr>
                          <w:rFonts w:ascii="Cambria Math" w:hAnsi="Cambria Math"/>
                        </w:rPr>
                      </m:ctrlPr>
                    </m:sSubSupPr>
                    <m:e>
                      <m:r>
                        <m:rPr>
                          <m:sty m:val="p"/>
                        </m:rPr>
                        <w:rPr>
                          <w:rFonts w:ascii="Cambria Math" w:hAnsi="Cambria Math" w:hint="eastAsia"/>
                        </w:rPr>
                        <m:t>f</m:t>
                      </m:r>
                    </m:e>
                    <m:sub>
                      <m:r>
                        <m:rPr>
                          <m:sty m:val="p"/>
                        </m:rPr>
                        <w:rPr>
                          <w:rFonts w:ascii="Cambria Math" w:hAnsi="Cambria Math" w:hint="eastAsia"/>
                        </w:rPr>
                        <m:t>j</m:t>
                      </m:r>
                    </m:sub>
                    <m:sup>
                      <m:r>
                        <m:rPr>
                          <m:sty m:val="p"/>
                        </m:rPr>
                        <w:rPr>
                          <w:rFonts w:ascii="Cambria Math" w:hAnsi="Cambria Math" w:hint="eastAsia"/>
                        </w:rPr>
                        <m:t>r</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hint="eastAsia"/>
                        </w:rPr>
                        <m:t>f</m:t>
                      </m:r>
                    </m:e>
                    <m:sub>
                      <m:r>
                        <m:rPr>
                          <m:sty m:val="p"/>
                        </m:rPr>
                        <w:rPr>
                          <w:rFonts w:ascii="Cambria Math" w:hAnsi="Cambria Math" w:hint="eastAsia"/>
                        </w:rPr>
                        <m:t>i</m:t>
                      </m:r>
                    </m:sub>
                    <m:sup>
                      <m:r>
                        <m:rPr>
                          <m:sty m:val="p"/>
                        </m:rPr>
                        <w:rPr>
                          <w:rFonts w:ascii="Cambria Math" w:hAnsi="Cambria Math" w:hint="eastAsia"/>
                        </w:rPr>
                        <m:t>k</m:t>
                      </m:r>
                    </m:sup>
                  </m:sSubSup>
                </m:den>
              </m:f>
            </m:oMath>
            <w:r w:rsidRPr="00F41B2C" w:rsidDel="00F1189D">
              <w:rPr>
                <w:rFonts w:hint="eastAsia"/>
              </w:rPr>
              <w:t>)</w:t>
            </w:r>
            <w:r>
              <w:t xml:space="preserve">           </w:t>
            </w:r>
            <w:r w:rsidRPr="00047877">
              <w:t xml:space="preserve">   </w:t>
            </w:r>
          </w:p>
          <w:p w:rsidR="00D62C01" w:rsidRDefault="00D62C01" w:rsidP="008216C4">
            <w:pPr>
              <w:pStyle w:val="BodyText"/>
              <w:ind w:firstLineChars="300" w:firstLine="594"/>
            </w:pPr>
            <w:r>
              <w:t xml:space="preserve">If this distance </w:t>
            </w:r>
            <m:oMath>
              <m:r>
                <m:rPr>
                  <m:sty m:val="p"/>
                </m:rPr>
                <w:rPr>
                  <w:rFonts w:ascii="Cambria Math"/>
                </w:rPr>
                <m:t>≤γ</m:t>
              </m:r>
              <m:r>
                <m:rPr>
                  <m:sty m:val="p"/>
                </m:rPr>
                <w:rPr>
                  <w:rFonts w:ascii="Cambria Math"/>
                </w:rPr>
                <m:t>%</m:t>
              </m:r>
            </m:oMath>
          </w:p>
          <w:p w:rsidR="00D62C01" w:rsidRPr="00F41B2C" w:rsidRDefault="00D62C01" w:rsidP="008216C4">
            <w:pPr>
              <w:pStyle w:val="BodyText"/>
            </w:pPr>
            <w:r w:rsidRPr="00F41B2C">
              <w:t xml:space="preserve">    </w:t>
            </w:r>
            <w:r>
              <w:rPr>
                <w:rFonts w:eastAsiaTheme="minorEastAsia" w:hint="eastAsia"/>
                <w:lang w:eastAsia="zh-HK"/>
              </w:rPr>
              <w:t xml:space="preserve"> </w:t>
            </w:r>
            <w:r>
              <w:t xml:space="preserve">add the location of  </w:t>
            </w:r>
            <m:oMath>
              <m:sSubSup>
                <m:sSubSupPr>
                  <m:ctrlPr>
                    <w:rPr>
                      <w:rFonts w:ascii="Cambria Math" w:hAnsi="Cambria Math"/>
                    </w:rPr>
                  </m:ctrlPr>
                </m:sSubSupPr>
                <m:e>
                  <m:r>
                    <m:rPr>
                      <m:sty m:val="p"/>
                    </m:rPr>
                    <w:rPr>
                      <w:rFonts w:ascii="Cambria Math"/>
                    </w:rPr>
                    <m:t>f</m:t>
                  </m:r>
                </m:e>
                <m:sub>
                  <m:r>
                    <m:rPr>
                      <m:sty m:val="p"/>
                    </m:rPr>
                    <w:rPr>
                      <w:rFonts w:ascii="Cambria Math"/>
                    </w:rPr>
                    <m:t>j</m:t>
                  </m:r>
                </m:sub>
                <m:sup>
                  <m:r>
                    <m:rPr>
                      <m:sty m:val="p"/>
                    </m:rPr>
                    <w:rPr>
                      <w:rFonts w:ascii="Cambria Math"/>
                    </w:rPr>
                    <m:t>r</m:t>
                  </m:r>
                </m:sup>
              </m:sSubSup>
            </m:oMath>
            <w:r w:rsidRPr="00F41B2C">
              <w:rPr>
                <w:rFonts w:hint="eastAsia"/>
              </w:rPr>
              <w:t xml:space="preserve"> into </w:t>
            </w:r>
            <m:oMath>
              <m:sSub>
                <m:sSubPr>
                  <m:ctrlPr>
                    <w:rPr>
                      <w:rFonts w:ascii="Cambria Math" w:hAnsi="Cambria Math"/>
                    </w:rPr>
                  </m:ctrlPr>
                </m:sSubPr>
                <m:e>
                  <m:r>
                    <m:rPr>
                      <m:sty m:val="p"/>
                    </m:rPr>
                    <w:rPr>
                      <w:rFonts w:ascii="Cambria Math"/>
                    </w:rPr>
                    <m:t>clist</m:t>
                  </m:r>
                </m:e>
                <m:sub>
                  <m:sSubSup>
                    <m:sSubSupPr>
                      <m:ctrlPr>
                        <w:rPr>
                          <w:rFonts w:ascii="Cambria Math" w:hAnsi="Cambria Math"/>
                        </w:rPr>
                      </m:ctrlPr>
                    </m:sSubSupPr>
                    <m:e>
                      <m:r>
                        <m:rPr>
                          <m:sty m:val="p"/>
                        </m:rPr>
                        <w:rPr>
                          <w:rFonts w:ascii="Cambria Math"/>
                        </w:rPr>
                        <m:t>f</m:t>
                      </m:r>
                    </m:e>
                    <m:sub>
                      <m:r>
                        <m:rPr>
                          <m:sty m:val="p"/>
                        </m:rPr>
                        <w:rPr>
                          <w:rFonts w:ascii="Cambria Math"/>
                        </w:rPr>
                        <m:t>i</m:t>
                      </m:r>
                    </m:sub>
                    <m:sup>
                      <m:r>
                        <m:rPr>
                          <m:sty m:val="p"/>
                        </m:rPr>
                        <w:rPr>
                          <w:rFonts w:ascii="Cambria Math"/>
                        </w:rPr>
                        <m:t>k</m:t>
                      </m:r>
                    </m:sup>
                  </m:sSubSup>
                </m:sub>
              </m:sSub>
            </m:oMath>
            <w:r w:rsidRPr="00F41B2C">
              <w:rPr>
                <w:rFonts w:hint="eastAsia"/>
              </w:rPr>
              <w:t xml:space="preserve">                        </w:t>
            </w:r>
          </w:p>
          <w:p w:rsidR="00D62C01" w:rsidRPr="00F41B2C" w:rsidRDefault="00D62C01" w:rsidP="008216C4">
            <w:pPr>
              <w:pStyle w:val="BodyText"/>
            </w:pPr>
            <w:r>
              <w:t xml:space="preserve">     block  </w:t>
            </w:r>
            <m:oMath>
              <m:sSubSup>
                <m:sSubSupPr>
                  <m:ctrlPr>
                    <w:rPr>
                      <w:rFonts w:ascii="Cambria Math" w:hAnsi="Cambria Math"/>
                    </w:rPr>
                  </m:ctrlPr>
                </m:sSubSupPr>
                <m:e>
                  <m:r>
                    <m:rPr>
                      <m:sty m:val="p"/>
                    </m:rPr>
                    <w:rPr>
                      <w:rFonts w:ascii="Cambria Math"/>
                    </w:rPr>
                    <m:t>f</m:t>
                  </m:r>
                </m:e>
                <m:sub>
                  <m:r>
                    <m:rPr>
                      <m:sty m:val="p"/>
                    </m:rPr>
                    <w:rPr>
                      <w:rFonts w:ascii="Cambria Math"/>
                    </w:rPr>
                    <m:t>j</m:t>
                  </m:r>
                </m:sub>
                <m:sup>
                  <m:r>
                    <m:rPr>
                      <m:sty m:val="p"/>
                    </m:rPr>
                    <w:rPr>
                      <w:rFonts w:ascii="Cambria Math"/>
                    </w:rPr>
                    <m:t>r</m:t>
                  </m:r>
                </m:sup>
              </m:sSubSup>
            </m:oMath>
            <w:r w:rsidRPr="00F41B2C">
              <w:rPr>
                <w:rFonts w:hint="eastAsia"/>
              </w:rPr>
              <w:t xml:space="preserve"> f</w:t>
            </w:r>
            <w:r w:rsidRPr="00047877">
              <w:t>rom</w:t>
            </w:r>
            <w:r>
              <w:t xml:space="preserve"> us</w:t>
            </w:r>
            <w:r w:rsidRPr="00047877">
              <w:t>ing</w:t>
            </w:r>
            <w:r>
              <w:t xml:space="preserve"> by other frequencies in </w:t>
            </w:r>
            <m:oMath>
              <m:sSub>
                <m:sSubPr>
                  <m:ctrlPr>
                    <w:rPr>
                      <w:rFonts w:ascii="Cambria Math" w:hAnsi="Cambria Math"/>
                    </w:rPr>
                  </m:ctrlPr>
                </m:sSubPr>
                <m:e>
                  <m:r>
                    <m:rPr>
                      <m:sty m:val="p"/>
                    </m:rPr>
                    <w:rPr>
                      <w:rFonts w:ascii="Cambria Math" w:hAnsi="Cambria Math" w:hint="eastAsia"/>
                    </w:rPr>
                    <m:t>f</m:t>
                  </m:r>
                </m:e>
                <m:sub>
                  <m:r>
                    <m:rPr>
                      <m:sty m:val="p"/>
                    </m:rPr>
                    <w:rPr>
                      <w:rFonts w:ascii="Cambria Math"/>
                    </w:rPr>
                    <m:t>i</m:t>
                  </m:r>
                </m:sub>
              </m:sSub>
            </m:oMath>
          </w:p>
          <w:p w:rsidR="00D62C01" w:rsidRDefault="00D62C01" w:rsidP="008216C4">
            <w:pPr>
              <w:pStyle w:val="BodyText"/>
            </w:pPr>
            <w:r>
              <w:t xml:space="preserve">   end</w:t>
            </w:r>
          </w:p>
          <w:p w:rsidR="00D62C01" w:rsidRDefault="00D62C01" w:rsidP="008216C4">
            <w:pPr>
              <w:pStyle w:val="BodyText"/>
            </w:pPr>
            <w:r>
              <w:t xml:space="preserve"> </w:t>
            </w:r>
            <w:r>
              <w:rPr>
                <w:rFonts w:eastAsiaTheme="minorEastAsia" w:hint="eastAsia"/>
                <w:lang w:eastAsia="zh-HK"/>
              </w:rPr>
              <w:t xml:space="preserve"> </w:t>
            </w:r>
            <w:r>
              <w:t xml:space="preserve">end                                               </w:t>
            </w:r>
          </w:p>
          <w:p w:rsidR="00D62C01" w:rsidRDefault="00D62C01" w:rsidP="008216C4">
            <w:pPr>
              <w:pStyle w:val="BodyText"/>
            </w:pPr>
            <w:r>
              <w:t xml:space="preserve">end                                                  </w:t>
            </w:r>
          </w:p>
          <w:p w:rsidR="00D62C01" w:rsidRDefault="00D62C01" w:rsidP="008216C4">
            <w:pPr>
              <w:pStyle w:val="BodyText"/>
            </w:pPr>
            <w:r>
              <w:t xml:space="preserve">Release the block of all the frequencies in </w:t>
            </w:r>
            <m:oMath>
              <m:sSub>
                <m:sSubPr>
                  <m:ctrlPr>
                    <w:rPr>
                      <w:rFonts w:ascii="Cambria Math" w:hAnsi="Cambria Math"/>
                    </w:rPr>
                  </m:ctrlPr>
                </m:sSubPr>
                <m:e>
                  <m:r>
                    <m:rPr>
                      <m:sty m:val="p"/>
                    </m:rPr>
                    <w:rPr>
                      <w:rFonts w:ascii="Cambria Math" w:hAnsi="Cambria Math"/>
                    </w:rPr>
                    <m:t>f</m:t>
                  </m:r>
                </m:e>
                <m:sub>
                  <m:r>
                    <m:rPr>
                      <m:sty m:val="p"/>
                    </m:rPr>
                    <w:rPr>
                      <w:rFonts w:ascii="Cambria Math"/>
                    </w:rPr>
                    <m:t>i</m:t>
                  </m:r>
                </m:sub>
              </m:sSub>
            </m:oMath>
            <w:r w:rsidRPr="00F41B2C" w:rsidDel="00EB375A">
              <w:rPr>
                <w:rFonts w:hint="eastAsia"/>
              </w:rPr>
              <w:t xml:space="preserve"> </w:t>
            </w:r>
            <w:r w:rsidR="009F78C8">
              <w:pict>
                <v:shape id="_x0000_i1035" type="#_x0000_t75" style="width:8.05pt;height:13.45pt" equationxml="&lt;">
                  <v:imagedata r:id="rId27" o:title="" chromakey="white"/>
                </v:shape>
              </w:pict>
            </w:r>
            <w:r w:rsidRPr="00F41B2C">
              <w:rPr>
                <w:rFonts w:hint="eastAsia"/>
              </w:rPr>
              <w:t xml:space="preserve"> </w:t>
            </w:r>
          </w:p>
          <w:p w:rsidR="00D62C01" w:rsidRDefault="00D62C01" w:rsidP="008216C4">
            <w:pPr>
              <w:pStyle w:val="BodyText"/>
              <w:ind w:firstLine="0"/>
            </w:pPr>
            <w:r w:rsidRPr="00F41B2C">
              <w:rPr>
                <w:rFonts w:hint="eastAsia"/>
              </w:rPr>
              <w:t xml:space="preserve">end    </w:t>
            </w:r>
            <w:r>
              <w:rPr>
                <w:noProof/>
              </w:rPr>
              <w:t xml:space="preserve">        </w:t>
            </w:r>
            <w:r w:rsidRPr="002D71A5">
              <w:rPr>
                <w:rFonts w:hint="eastAsia"/>
              </w:rPr>
              <w:t xml:space="preserve">                           </w:t>
            </w:r>
          </w:p>
        </w:tc>
      </w:tr>
    </w:tbl>
    <w:p w:rsidR="00D62C01" w:rsidRPr="002D71A5" w:rsidRDefault="00D62C01" w:rsidP="00D62C01">
      <w:pPr>
        <w:pStyle w:val="BodyText"/>
      </w:pPr>
      <w:r>
        <w:rPr>
          <w:rFonts w:eastAsiaTheme="minorEastAsia" w:hint="eastAsia"/>
          <w:lang w:eastAsia="zh-HK"/>
        </w:rPr>
        <w:t>After</w:t>
      </w:r>
      <w:r w:rsidRPr="002D71A5">
        <w:rPr>
          <w:rFonts w:hint="eastAsia"/>
        </w:rPr>
        <w:t xml:space="preserve"> </w:t>
      </w:r>
      <w:proofErr w:type="gramStart"/>
      <w:r w:rsidRPr="002D71A5">
        <w:rPr>
          <w:rFonts w:hint="eastAsia"/>
        </w:rPr>
        <w:t xml:space="preserve">calculating </w:t>
      </w:r>
      <m:oMath>
        <w:proofErr w:type="gramEnd"/>
        <m:sSub>
          <m:sSubPr>
            <m:ctrlPr>
              <w:rPr>
                <w:rFonts w:ascii="Cambria Math" w:hAnsi="Cambria Math"/>
              </w:rPr>
            </m:ctrlPr>
          </m:sSubPr>
          <m:e>
            <m:r>
              <m:rPr>
                <m:scr m:val="script"/>
                <m:sty m:val="p"/>
              </m:rPr>
              <w:rPr>
                <w:rFonts w:ascii="Cambria Math" w:hAnsi="Cambria Math"/>
              </w:rPr>
              <m:t>F</m:t>
            </m:r>
          </m:e>
          <m:sub>
            <m:r>
              <m:rPr>
                <m:sty m:val="p"/>
              </m:rPr>
              <w:rPr>
                <w:rFonts w:ascii="Cambria Math" w:hAnsi="Cambria Math"/>
              </w:rPr>
              <m:t>clist</m:t>
            </m:r>
          </m:sub>
        </m:sSub>
      </m:oMath>
      <w:r w:rsidRPr="002D71A5">
        <w:rPr>
          <w:rFonts w:hint="eastAsia"/>
        </w:rPr>
        <w:t xml:space="preserve">, we also </w:t>
      </w:r>
      <w:r>
        <w:rPr>
          <w:rFonts w:eastAsiaTheme="minorEastAsia" w:hint="eastAsia"/>
          <w:lang w:eastAsia="zh-HK"/>
        </w:rPr>
        <w:t>obtain</w:t>
      </w:r>
      <w:r w:rsidRPr="002D71A5">
        <w:rPr>
          <w:rFonts w:hint="eastAsia"/>
        </w:rPr>
        <w:t xml:space="preserve"> a </w:t>
      </w:r>
      <w:r w:rsidRPr="002D71A5">
        <w:t>supplementary</w:t>
      </w:r>
      <w:r w:rsidRPr="002D71A5">
        <w:rPr>
          <w:rFonts w:hint="eastAsia"/>
        </w:rPr>
        <w:t xml:space="preserve"> matrix denoted as </w:t>
      </w:r>
      <m:oMath>
        <m:r>
          <m:rPr>
            <m:scr m:val="script"/>
            <m:sty m:val="p"/>
          </m:rPr>
          <w:rPr>
            <w:rFonts w:ascii="Cambria Math" w:hAnsi="Cambria Math"/>
          </w:rPr>
          <m:t>N</m:t>
        </m:r>
      </m:oMath>
      <w:r w:rsidRPr="002D71A5">
        <w:rPr>
          <w:rFonts w:hint="eastAsia"/>
        </w:rPr>
        <w:t xml:space="preserve">.  </w:t>
      </w:r>
      <m:oMath>
        <m:r>
          <m:rPr>
            <m:scr m:val="script"/>
            <m:sty m:val="p"/>
          </m:rPr>
          <w:rPr>
            <w:rFonts w:ascii="Cambria Math" w:hAnsi="Cambria Math"/>
          </w:rPr>
          <m:t>N</m:t>
        </m:r>
      </m:oMath>
      <w:r w:rsidRPr="002D71A5">
        <w:rPr>
          <w:rFonts w:hint="eastAsia"/>
        </w:rPr>
        <w:t xml:space="preserve"> </w:t>
      </w:r>
      <w:proofErr w:type="gramStart"/>
      <w:r w:rsidRPr="002D71A5">
        <w:rPr>
          <w:rFonts w:hint="eastAsia"/>
        </w:rPr>
        <w:t>has</w:t>
      </w:r>
      <w:proofErr w:type="gramEnd"/>
      <w:r w:rsidRPr="002D71A5">
        <w:rPr>
          <w:rFonts w:hint="eastAsia"/>
        </w:rPr>
        <w:t xml:space="preserve"> the same size of </w:t>
      </w:r>
      <m:oMath>
        <m:sSub>
          <m:sSubPr>
            <m:ctrlPr>
              <w:rPr>
                <w:rFonts w:ascii="Cambria Math" w:hAnsi="Cambria Math"/>
              </w:rPr>
            </m:ctrlPr>
          </m:sSubPr>
          <m:e>
            <m:r>
              <m:rPr>
                <m:scr m:val="script"/>
                <m:sty m:val="p"/>
              </m:rPr>
              <w:rPr>
                <w:rFonts w:ascii="Cambria Math" w:hAnsi="Cambria Math"/>
              </w:rPr>
              <m:t>F</m:t>
            </m:r>
          </m:e>
          <m:sub>
            <m:r>
              <m:rPr>
                <m:sty m:val="p"/>
              </m:rPr>
              <w:rPr>
                <w:rFonts w:ascii="Cambria Math" w:hAnsi="Cambria Math"/>
              </w:rPr>
              <m:t>clist</m:t>
            </m:r>
          </m:sub>
        </m:sSub>
      </m:oMath>
      <w:r w:rsidRPr="002D71A5">
        <w:rPr>
          <w:rFonts w:hint="eastAsia"/>
        </w:rPr>
        <w:t xml:space="preserve"> with each element </w:t>
      </w:r>
      <m:oMath>
        <m:sSubSup>
          <m:sSubSupPr>
            <m:ctrlPr>
              <w:rPr>
                <w:rFonts w:ascii="Cambria Math" w:hAnsi="Cambria Math"/>
              </w:rPr>
            </m:ctrlPr>
          </m:sSubSupPr>
          <m:e>
            <m:r>
              <m:rPr>
                <m:scr m:val="script"/>
                <m:sty m:val="p"/>
              </m:rPr>
              <w:rPr>
                <w:rFonts w:ascii="Cambria Math" w:hAnsi="Cambria Math"/>
              </w:rPr>
              <m:t>N</m:t>
            </m:r>
          </m:e>
          <m:sub>
            <m:r>
              <m:rPr>
                <m:sty m:val="p"/>
              </m:rPr>
              <w:rPr>
                <w:rFonts w:ascii="Cambria Math" w:hAnsi="Cambria Math"/>
              </w:rPr>
              <m:t>i</m:t>
            </m:r>
          </m:sub>
          <m:sup>
            <m:r>
              <m:rPr>
                <m:sty m:val="p"/>
              </m:rPr>
              <w:rPr>
                <w:rFonts w:ascii="Cambria Math" w:hAnsi="Cambria Math"/>
              </w:rPr>
              <m:t>k</m:t>
            </m:r>
          </m:sup>
        </m:sSubSup>
      </m:oMath>
      <w:r w:rsidRPr="002D71A5">
        <w:rPr>
          <w:rFonts w:hint="eastAsia"/>
        </w:rPr>
        <w:t xml:space="preserve"> containing the number of </w:t>
      </w:r>
      <w:r>
        <w:rPr>
          <w:rFonts w:eastAsiaTheme="minorEastAsia" w:hint="eastAsia"/>
          <w:lang w:eastAsia="zh-HK"/>
        </w:rPr>
        <w:t xml:space="preserve">natural </w:t>
      </w:r>
      <w:r w:rsidRPr="002D71A5">
        <w:rPr>
          <w:rFonts w:hint="eastAsia"/>
        </w:rPr>
        <w:t xml:space="preserve">frequencies in the comparability list of </w:t>
      </w:r>
      <m:oMath>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i</m:t>
            </m:r>
          </m:sub>
          <m:sup>
            <m:r>
              <m:rPr>
                <m:sty m:val="p"/>
              </m:rPr>
              <w:rPr>
                <w:rFonts w:ascii="Cambria Math" w:hAnsi="Cambria Math"/>
              </w:rPr>
              <m:t>k</m:t>
            </m:r>
          </m:sup>
        </m:sSubSup>
      </m:oMath>
      <w:r w:rsidRPr="002D71A5">
        <w:rPr>
          <w:rFonts w:hint="eastAsia"/>
        </w:rPr>
        <w:t xml:space="preserve">.  </w:t>
      </w:r>
    </w:p>
    <w:p w:rsidR="00D62C01" w:rsidRDefault="00D62C01" w:rsidP="00D62C01">
      <w:pPr>
        <w:pStyle w:val="BodyText"/>
      </w:pPr>
      <w:r w:rsidRPr="00047877">
        <w:t xml:space="preserve">Based </w:t>
      </w:r>
      <w:proofErr w:type="gramStart"/>
      <w:r w:rsidRPr="00047877">
        <w:t xml:space="preserve">on </w:t>
      </w:r>
      <m:oMath>
        <w:proofErr w:type="gramEnd"/>
        <m:r>
          <m:rPr>
            <m:scr m:val="script"/>
            <m:sty m:val="p"/>
          </m:rPr>
          <w:rPr>
            <w:rFonts w:ascii="Cambria Math" w:hAnsi="Cambria Math"/>
          </w:rPr>
          <m:t>N</m:t>
        </m:r>
      </m:oMath>
      <w:r w:rsidRPr="00047877">
        <w:t>, we evaluate the comparability of each sensor node. This can be calculated</w:t>
      </w:r>
      <w:r w:rsidRPr="002D71A5" w:rsidDel="00281986">
        <w:rPr>
          <w:rFonts w:hint="eastAsia"/>
        </w:rPr>
        <w:t>,</w:t>
      </w:r>
      <w:r w:rsidRPr="002D71A5">
        <w:rPr>
          <w:rFonts w:hint="eastAsia"/>
        </w:rPr>
        <w:t xml:space="preserve"> by adding all elements of each row of  </w:t>
      </w:r>
      <m:oMath>
        <m:r>
          <m:rPr>
            <m:scr m:val="script"/>
            <m:sty m:val="p"/>
          </m:rPr>
          <w:rPr>
            <w:rFonts w:ascii="Cambria Math" w:hAnsi="Cambria Math"/>
          </w:rPr>
          <m:t>N</m:t>
        </m:r>
      </m:oMath>
      <w:r w:rsidRPr="002D71A5">
        <w:rPr>
          <w:rFonts w:hint="eastAsia"/>
        </w:rPr>
        <w:t xml:space="preserve"> together</w:t>
      </w:r>
      <w:r w:rsidRPr="00047877">
        <w:t>:</w:t>
      </w:r>
      <w:r w:rsidRPr="002D71A5">
        <w:rPr>
          <w:rFonts w:hint="eastAsia"/>
        </w:rPr>
        <w:t xml:space="preserve"> </w:t>
      </w:r>
    </w:p>
    <w:tbl>
      <w:tblPr>
        <w:tblW w:w="0" w:type="auto"/>
        <w:tblLook w:val="04A0"/>
      </w:tblPr>
      <w:tblGrid>
        <w:gridCol w:w="250"/>
        <w:gridCol w:w="3969"/>
        <w:gridCol w:w="857"/>
      </w:tblGrid>
      <w:tr w:rsidR="00D62C01" w:rsidTr="008216C4">
        <w:tc>
          <w:tcPr>
            <w:tcW w:w="250" w:type="dxa"/>
            <w:vAlign w:val="center"/>
          </w:tcPr>
          <w:p w:rsidR="00D62C01" w:rsidRPr="002D71A5" w:rsidRDefault="00D62C01" w:rsidP="008216C4">
            <w:pPr>
              <w:pStyle w:val="BodyText"/>
            </w:pPr>
          </w:p>
        </w:tc>
        <w:tc>
          <w:tcPr>
            <w:tcW w:w="3969" w:type="dxa"/>
            <w:vAlign w:val="center"/>
          </w:tcPr>
          <w:p w:rsidR="00D62C01" w:rsidRPr="002D71A5" w:rsidRDefault="00EA06C0" w:rsidP="008216C4">
            <w:pPr>
              <w:pStyle w:val="BodyText"/>
            </w:pPr>
            <m:oMathPara>
              <m:oMath>
                <m:sSub>
                  <m:sSubPr>
                    <m:ctrlPr>
                      <w:rPr>
                        <w:rFonts w:ascii="Cambria Math" w:hAnsi="Cambria Math"/>
                      </w:rPr>
                    </m:ctrlPr>
                  </m:sSubPr>
                  <m:e>
                    <m:r>
                      <m:rPr>
                        <m:scr m:val="script"/>
                        <m:sty m:val="p"/>
                      </m:rPr>
                      <w:rPr>
                        <w:rFonts w:ascii="Cambria Math" w:hAnsi="Cambria Math"/>
                      </w:rPr>
                      <m:t>N</m:t>
                    </m:r>
                  </m:e>
                  <m:sub>
                    <m:r>
                      <m:rPr>
                        <m:sty m:val="p"/>
                      </m:rPr>
                      <w:rPr>
                        <w:rFonts w:ascii="Cambria Math" w:hAnsi="Cambria Math"/>
                      </w:rPr>
                      <m:t>s</m:t>
                    </m:r>
                  </m:sub>
                </m:sSub>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cr m:val="script"/>
                            <m:sty m:val="p"/>
                          </m:rPr>
                          <w:rPr>
                            <w:rFonts w:ascii="Cambria Math" w:hAnsi="Cambria Math"/>
                          </w:rPr>
                          <m:t>N</m:t>
                        </m:r>
                      </m:e>
                      <m:sub>
                        <m:r>
                          <m:rPr>
                            <m:sty m:val="p"/>
                          </m:rPr>
                          <w:rPr>
                            <w:rFonts w:ascii="Cambria Math" w:hAnsi="Cambria Math"/>
                          </w:rPr>
                          <m:t>s1</m:t>
                        </m:r>
                      </m:sub>
                    </m:sSub>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N</m:t>
                        </m:r>
                      </m:e>
                      <m:sub>
                        <m:r>
                          <m:rPr>
                            <m:sty m:val="p"/>
                          </m:rPr>
                          <w:rPr>
                            <w:rFonts w:ascii="Cambria Math" w:hAnsi="Cambria Math"/>
                          </w:rPr>
                          <m:t>s2</m:t>
                        </m:r>
                      </m:sub>
                    </m:sSub>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N</m:t>
                        </m:r>
                      </m:e>
                      <m:sub>
                        <m:r>
                          <m:rPr>
                            <m:sty m:val="p"/>
                          </m:rPr>
                          <w:rPr>
                            <w:rFonts w:ascii="Cambria Math" w:hAnsi="Cambria Math"/>
                          </w:rPr>
                          <m:t>sm</m:t>
                        </m:r>
                      </m:sub>
                    </m:sSub>
                  </m:e>
                </m:d>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k=1</m:t>
                    </m:r>
                  </m:sub>
                  <m:sup>
                    <m:r>
                      <m:rPr>
                        <m:sty m:val="p"/>
                      </m:rPr>
                      <w:rPr>
                        <w:rFonts w:ascii="Cambria Math" w:hAnsi="Cambria Math"/>
                      </w:rPr>
                      <m:t>p</m:t>
                    </m:r>
                  </m:sup>
                  <m:e>
                    <m:sSubSup>
                      <m:sSubSupPr>
                        <m:ctrlPr>
                          <w:rPr>
                            <w:rFonts w:ascii="Cambria Math" w:hAnsi="Cambria Math"/>
                          </w:rPr>
                        </m:ctrlPr>
                      </m:sSubSupPr>
                      <m:e>
                        <m:r>
                          <m:rPr>
                            <m:scr m:val="script"/>
                            <m:sty m:val="p"/>
                          </m:rPr>
                          <w:rPr>
                            <w:rFonts w:ascii="Cambria Math" w:hAnsi="Cambria Math"/>
                          </w:rPr>
                          <m:t>N</m:t>
                        </m:r>
                      </m:e>
                      <m:sub>
                        <m:r>
                          <m:rPr>
                            <m:sty m:val="p"/>
                          </m:rPr>
                          <w:rPr>
                            <w:rFonts w:ascii="Cambria Math" w:hAnsi="Cambria Math"/>
                          </w:rPr>
                          <m:t>1</m:t>
                        </m:r>
                      </m:sub>
                      <m:sup>
                        <m:r>
                          <m:rPr>
                            <m:sty m:val="p"/>
                          </m:rPr>
                          <w:rPr>
                            <w:rFonts w:ascii="Cambria Math" w:hAnsi="Cambria Math"/>
                          </w:rPr>
                          <m:t>k</m:t>
                        </m:r>
                      </m:sup>
                    </m:sSubSup>
                  </m:e>
                </m:nary>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k=1</m:t>
                    </m:r>
                  </m:sub>
                  <m:sup>
                    <m:r>
                      <m:rPr>
                        <m:sty m:val="p"/>
                      </m:rPr>
                      <w:rPr>
                        <w:rFonts w:ascii="Cambria Math" w:hAnsi="Cambria Math"/>
                      </w:rPr>
                      <m:t>p</m:t>
                    </m:r>
                  </m:sup>
                  <m:e>
                    <m:sSubSup>
                      <m:sSubSupPr>
                        <m:ctrlPr>
                          <w:rPr>
                            <w:rFonts w:ascii="Cambria Math" w:hAnsi="Cambria Math"/>
                          </w:rPr>
                        </m:ctrlPr>
                      </m:sSubSupPr>
                      <m:e>
                        <m:r>
                          <m:rPr>
                            <m:scr m:val="script"/>
                            <m:sty m:val="p"/>
                          </m:rPr>
                          <w:rPr>
                            <w:rFonts w:ascii="Cambria Math" w:hAnsi="Cambria Math"/>
                          </w:rPr>
                          <m:t>N</m:t>
                        </m:r>
                      </m:e>
                      <m:sub>
                        <m:r>
                          <m:rPr>
                            <m:sty m:val="p"/>
                          </m:rPr>
                          <w:rPr>
                            <w:rFonts w:ascii="Cambria Math" w:hAnsi="Cambria Math"/>
                          </w:rPr>
                          <m:t>2</m:t>
                        </m:r>
                      </m:sub>
                      <m:sup>
                        <m:r>
                          <m:rPr>
                            <m:sty m:val="p"/>
                          </m:rPr>
                          <w:rPr>
                            <w:rFonts w:ascii="Cambria Math" w:hAnsi="Cambria Math"/>
                          </w:rPr>
                          <m:t>k</m:t>
                        </m:r>
                      </m:sup>
                    </m:sSubSup>
                  </m:e>
                </m:nary>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k=1</m:t>
                    </m:r>
                  </m:sub>
                  <m:sup>
                    <m:r>
                      <m:rPr>
                        <m:sty m:val="p"/>
                      </m:rPr>
                      <w:rPr>
                        <w:rFonts w:ascii="Cambria Math" w:hAnsi="Cambria Math"/>
                      </w:rPr>
                      <m:t>p</m:t>
                    </m:r>
                  </m:sup>
                  <m:e>
                    <m:sSubSup>
                      <m:sSubSupPr>
                        <m:ctrlPr>
                          <w:rPr>
                            <w:rFonts w:ascii="Cambria Math" w:hAnsi="Cambria Math"/>
                          </w:rPr>
                        </m:ctrlPr>
                      </m:sSubSupPr>
                      <m:e>
                        <m:r>
                          <m:rPr>
                            <m:scr m:val="script"/>
                            <m:sty m:val="p"/>
                          </m:rPr>
                          <w:rPr>
                            <w:rFonts w:ascii="Cambria Math" w:hAnsi="Cambria Math"/>
                          </w:rPr>
                          <m:t>N</m:t>
                        </m:r>
                      </m:e>
                      <m:sub>
                        <m:r>
                          <m:rPr>
                            <m:sty m:val="p"/>
                          </m:rPr>
                          <w:rPr>
                            <w:rFonts w:ascii="Cambria Math" w:hAnsi="Cambria Math"/>
                          </w:rPr>
                          <m:t>m</m:t>
                        </m:r>
                      </m:sub>
                      <m:sup>
                        <m:r>
                          <m:rPr>
                            <m:sty m:val="p"/>
                          </m:rPr>
                          <w:rPr>
                            <w:rFonts w:ascii="Cambria Math" w:hAnsi="Cambria Math"/>
                          </w:rPr>
                          <m:t>k</m:t>
                        </m:r>
                      </m:sup>
                    </m:sSubSup>
                  </m:e>
                </m:nary>
                <m:r>
                  <m:rPr>
                    <m:sty m:val="p"/>
                  </m:rPr>
                  <w:rPr>
                    <w:rFonts w:ascii="Cambria Math" w:hAnsi="Cambria Math"/>
                  </w:rPr>
                  <m:t>]'</m:t>
                </m:r>
              </m:oMath>
            </m:oMathPara>
          </w:p>
        </w:tc>
        <w:tc>
          <w:tcPr>
            <w:tcW w:w="857" w:type="dxa"/>
            <w:vAlign w:val="center"/>
          </w:tcPr>
          <w:p w:rsidR="00D62C01" w:rsidRPr="002D71A5" w:rsidRDefault="00D62C01" w:rsidP="008216C4">
            <w:pPr>
              <w:pStyle w:val="BodyText"/>
            </w:pPr>
            <w:r w:rsidRPr="002D71A5">
              <w:rPr>
                <w:rFonts w:hint="eastAsia"/>
              </w:rPr>
              <w:t>(13)</w:t>
            </w:r>
          </w:p>
        </w:tc>
      </w:tr>
    </w:tbl>
    <w:p w:rsidR="00D62C01" w:rsidRDefault="00EA06C0" w:rsidP="00D62C01">
      <w:pPr>
        <w:pStyle w:val="BodyText"/>
        <w:rPr>
          <w:rFonts w:eastAsiaTheme="minorEastAsia"/>
          <w:lang w:eastAsia="zh-CN"/>
        </w:rPr>
      </w:pPr>
      <m:oMath>
        <m:sSub>
          <m:sSubPr>
            <m:ctrlPr>
              <w:rPr>
                <w:rFonts w:ascii="Cambria Math" w:hAnsi="Cambria Math"/>
              </w:rPr>
            </m:ctrlPr>
          </m:sSubPr>
          <m:e>
            <m:r>
              <m:rPr>
                <m:scr m:val="script"/>
                <m:sty m:val="p"/>
              </m:rPr>
              <w:rPr>
                <w:rFonts w:ascii="Cambria Math" w:hAnsi="Cambria Math"/>
              </w:rPr>
              <m:t>N</m:t>
            </m:r>
          </m:e>
          <m:sub>
            <m:r>
              <m:rPr>
                <m:sty m:val="p"/>
              </m:rPr>
              <w:rPr>
                <w:rFonts w:ascii="Cambria Math" w:hAnsi="Cambria Math"/>
              </w:rPr>
              <m:t>si</m:t>
            </m:r>
          </m:sub>
        </m:sSub>
      </m:oMath>
      <w:r w:rsidR="00D62C01" w:rsidRPr="002D71A5">
        <w:rPr>
          <w:rFonts w:hint="eastAsia"/>
        </w:rPr>
        <w:t xml:space="preserve"> </w:t>
      </w:r>
      <w:proofErr w:type="gramStart"/>
      <w:r w:rsidR="00D62C01" w:rsidRPr="002D71A5">
        <w:rPr>
          <w:rFonts w:hint="eastAsia"/>
        </w:rPr>
        <w:t>is</w:t>
      </w:r>
      <w:proofErr w:type="gramEnd"/>
      <w:r w:rsidR="00D62C01" w:rsidRPr="002D71A5">
        <w:rPr>
          <w:rFonts w:hint="eastAsia"/>
        </w:rPr>
        <w:t xml:space="preserve"> the summation of the </w:t>
      </w:r>
      <w:proofErr w:type="spellStart"/>
      <w:r w:rsidR="00D62C01" w:rsidRPr="002D71A5">
        <w:rPr>
          <w:rFonts w:hint="eastAsia"/>
        </w:rPr>
        <w:t>i</w:t>
      </w:r>
      <w:r w:rsidR="00D62C01" w:rsidRPr="00047877">
        <w:rPr>
          <w:vertAlign w:val="superscript"/>
        </w:rPr>
        <w:t>th</w:t>
      </w:r>
      <w:proofErr w:type="spellEnd"/>
      <w:r w:rsidR="00D62C01" w:rsidRPr="002D71A5">
        <w:rPr>
          <w:rFonts w:hint="eastAsia"/>
        </w:rPr>
        <w:t xml:space="preserve"> row of </w:t>
      </w:r>
      <m:oMath>
        <m:r>
          <m:rPr>
            <m:scr m:val="script"/>
            <m:sty m:val="p"/>
          </m:rPr>
          <w:rPr>
            <w:rFonts w:ascii="Cambria Math" w:hAnsi="Cambria Math"/>
          </w:rPr>
          <m:t>N</m:t>
        </m:r>
      </m:oMath>
      <w:r w:rsidR="00D62C01" w:rsidRPr="002D71A5">
        <w:rPr>
          <w:rFonts w:hint="eastAsia"/>
        </w:rPr>
        <w:t xml:space="preserve">, which </w:t>
      </w:r>
      <w:r w:rsidR="00D62C01" w:rsidRPr="002D71A5">
        <w:t>corresponds</w:t>
      </w:r>
      <w:r w:rsidR="00D62C01" w:rsidRPr="002D71A5">
        <w:rPr>
          <w:rFonts w:hint="eastAsia"/>
        </w:rPr>
        <w:t xml:space="preserve"> to the </w:t>
      </w:r>
      <w:proofErr w:type="spellStart"/>
      <w:r w:rsidR="00D62C01" w:rsidRPr="002D71A5">
        <w:rPr>
          <w:rFonts w:hint="eastAsia"/>
        </w:rPr>
        <w:t>i</w:t>
      </w:r>
      <w:r w:rsidR="00D62C01" w:rsidRPr="00041485">
        <w:rPr>
          <w:rFonts w:hint="eastAsia"/>
          <w:vertAlign w:val="superscript"/>
        </w:rPr>
        <w:t>th</w:t>
      </w:r>
      <w:proofErr w:type="spellEnd"/>
      <w:r w:rsidR="00D62C01" w:rsidRPr="00041485">
        <w:rPr>
          <w:rFonts w:hint="eastAsia"/>
          <w:vertAlign w:val="superscript"/>
        </w:rPr>
        <w:t xml:space="preserve"> </w:t>
      </w:r>
      <w:r w:rsidR="00D62C01" w:rsidRPr="002D71A5">
        <w:rPr>
          <w:rFonts w:hint="eastAsia"/>
        </w:rPr>
        <w:t xml:space="preserve">sensor nodes. A </w:t>
      </w:r>
      <w:r w:rsidR="00D62C01" w:rsidRPr="002D71A5">
        <w:t>significant</w:t>
      </w:r>
      <w:r w:rsidR="00D62C01" w:rsidRPr="002D71A5">
        <w:rPr>
          <w:rFonts w:hint="eastAsia"/>
        </w:rPr>
        <w:t xml:space="preserve"> smaller </w:t>
      </w:r>
      <m:oMath>
        <m:sSub>
          <m:sSubPr>
            <m:ctrlPr>
              <w:rPr>
                <w:rFonts w:ascii="Cambria Math" w:hAnsi="Cambria Math"/>
              </w:rPr>
            </m:ctrlPr>
          </m:sSubPr>
          <m:e>
            <m:r>
              <m:rPr>
                <m:scr m:val="script"/>
                <m:sty m:val="p"/>
              </m:rPr>
              <w:rPr>
                <w:rFonts w:ascii="Cambria Math" w:hAnsi="Cambria Math"/>
              </w:rPr>
              <m:t>N</m:t>
            </m:r>
          </m:e>
          <m:sub>
            <m:r>
              <m:rPr>
                <m:sty m:val="p"/>
              </m:rPr>
              <w:rPr>
                <w:rFonts w:ascii="Cambria Math" w:hAnsi="Cambria Math"/>
              </w:rPr>
              <m:t>si</m:t>
            </m:r>
          </m:sub>
        </m:sSub>
      </m:oMath>
      <w:r w:rsidR="00D62C01" w:rsidRPr="002D71A5">
        <w:rPr>
          <w:rFonts w:hint="eastAsia"/>
        </w:rPr>
        <w:t xml:space="preserve"> value in </w:t>
      </w:r>
      <m:oMath>
        <m:sSub>
          <m:sSubPr>
            <m:ctrlPr>
              <w:rPr>
                <w:rFonts w:ascii="Cambria Math" w:hAnsi="Cambria Math"/>
              </w:rPr>
            </m:ctrlPr>
          </m:sSubPr>
          <m:e>
            <m:r>
              <m:rPr>
                <m:scr m:val="script"/>
                <m:sty m:val="p"/>
              </m:rPr>
              <w:rPr>
                <w:rFonts w:ascii="Cambria Math" w:hAnsi="Cambria Math"/>
              </w:rPr>
              <m:t>N</m:t>
            </m:r>
          </m:e>
          <m:sub>
            <m:r>
              <m:rPr>
                <m:sty m:val="p"/>
              </m:rPr>
              <w:rPr>
                <w:rFonts w:ascii="Cambria Math" w:hAnsi="Cambria Math"/>
              </w:rPr>
              <m:t>s</m:t>
            </m:r>
          </m:sub>
        </m:sSub>
      </m:oMath>
      <w:r w:rsidR="00D62C01" w:rsidRPr="002D71A5">
        <w:rPr>
          <w:rFonts w:hint="eastAsia"/>
        </w:rPr>
        <w:t xml:space="preserve"> indicates that on average, </w:t>
      </w:r>
      <w:r w:rsidR="00D62C01">
        <w:rPr>
          <w:rFonts w:eastAsiaTheme="minorEastAsia" w:hint="eastAsia"/>
          <w:lang w:eastAsia="zh-HK"/>
        </w:rPr>
        <w:t xml:space="preserve">natural </w:t>
      </w:r>
      <w:r w:rsidR="00D62C01" w:rsidRPr="002D71A5">
        <w:rPr>
          <w:rFonts w:hint="eastAsia"/>
        </w:rPr>
        <w:t xml:space="preserve">frequencies of sensor </w:t>
      </w:r>
      <w:proofErr w:type="spellStart"/>
      <w:r w:rsidR="00D62C01" w:rsidRPr="002D71A5">
        <w:rPr>
          <w:rFonts w:hint="eastAsia"/>
        </w:rPr>
        <w:t>i</w:t>
      </w:r>
      <w:proofErr w:type="spellEnd"/>
      <w:r w:rsidR="00D62C01" w:rsidRPr="002D71A5">
        <w:rPr>
          <w:rFonts w:hint="eastAsia"/>
        </w:rPr>
        <w:t xml:space="preserve"> have low comparability with others and therefore</w:t>
      </w:r>
      <w:proofErr w:type="gramStart"/>
      <w:r w:rsidR="00D62C01" w:rsidRPr="002D71A5">
        <w:rPr>
          <w:rFonts w:hint="eastAsia"/>
        </w:rPr>
        <w:t xml:space="preserve">, </w:t>
      </w:r>
      <w:r w:rsidR="00D62C01">
        <w:rPr>
          <w:rFonts w:eastAsiaTheme="minorEastAsia" w:hint="eastAsia"/>
          <w:lang w:eastAsia="zh-HK"/>
        </w:rPr>
        <w:t xml:space="preserve"> this</w:t>
      </w:r>
      <w:proofErr w:type="gramEnd"/>
      <w:r w:rsidR="00D62C01">
        <w:rPr>
          <w:rFonts w:eastAsiaTheme="minorEastAsia" w:hint="eastAsia"/>
          <w:lang w:eastAsia="zh-HK"/>
        </w:rPr>
        <w:t xml:space="preserve"> sensor </w:t>
      </w:r>
      <w:del w:id="203" w:author="lxf" w:date="2010-12-06T22:58:00Z">
        <w:r w:rsidR="00D62C01" w:rsidDel="00F76E52">
          <w:rPr>
            <w:rFonts w:eastAsiaTheme="minorEastAsia" w:hint="eastAsia"/>
            <w:lang w:eastAsia="zh-HK"/>
          </w:rPr>
          <w:delText>should be deleted when detecting damage in the next stage</w:delText>
        </w:r>
      </w:del>
      <w:ins w:id="204" w:author="lxf" w:date="2010-12-06T22:58:00Z">
        <w:r w:rsidR="00F76E52">
          <w:rPr>
            <w:rFonts w:hint="eastAsia"/>
            <w:lang w:eastAsia="zh-CN"/>
          </w:rPr>
          <w:t>have much larger chance to b</w:t>
        </w:r>
      </w:ins>
      <w:ins w:id="205" w:author="lxf" w:date="2010-12-06T22:59:00Z">
        <w:r w:rsidR="00F76E52">
          <w:rPr>
            <w:rFonts w:hint="eastAsia"/>
            <w:lang w:eastAsia="zh-CN"/>
          </w:rPr>
          <w:t>e faulty</w:t>
        </w:r>
      </w:ins>
      <w:r w:rsidR="00D62C01" w:rsidRPr="002D71A5">
        <w:rPr>
          <w:rFonts w:hint="eastAsia"/>
        </w:rPr>
        <w:t xml:space="preserve">.  The threshold for removing </w:t>
      </w:r>
      <m:oMath>
        <m:sSub>
          <m:sSubPr>
            <m:ctrlPr>
              <w:rPr>
                <w:rFonts w:ascii="Cambria Math" w:hAnsi="Cambria Math"/>
              </w:rPr>
            </m:ctrlPr>
          </m:sSubPr>
          <m:e>
            <m:r>
              <m:rPr>
                <m:scr m:val="script"/>
                <m:sty m:val="p"/>
              </m:rPr>
              <w:rPr>
                <w:rFonts w:ascii="Cambria Math" w:hAnsi="Cambria Math"/>
              </w:rPr>
              <m:t>N</m:t>
            </m:r>
          </m:e>
          <m:sub>
            <m:r>
              <m:rPr>
                <m:sty m:val="p"/>
              </m:rPr>
              <w:rPr>
                <w:rFonts w:ascii="Cambria Math" w:hAnsi="Cambria Math"/>
              </w:rPr>
              <m:t>si</m:t>
            </m:r>
          </m:sub>
        </m:sSub>
      </m:oMath>
      <w:r w:rsidR="00D62C01" w:rsidRPr="002D71A5">
        <w:rPr>
          <w:rFonts w:hint="eastAsia"/>
        </w:rPr>
        <w:t xml:space="preserve"> can be </w:t>
      </w:r>
      <w:r w:rsidR="00D62C01" w:rsidRPr="002D71A5">
        <w:t>determined</w:t>
      </w:r>
      <w:r w:rsidR="00D62C01" w:rsidRPr="002D71A5">
        <w:rPr>
          <w:rFonts w:hint="eastAsia"/>
        </w:rPr>
        <w:t xml:space="preserve"> by the standard </w:t>
      </w:r>
      <w:r w:rsidR="00D62C01" w:rsidRPr="002D71A5">
        <w:t>deviation</w:t>
      </w:r>
      <w:r w:rsidR="00D62C01" w:rsidRPr="002D71A5">
        <w:rPr>
          <w:rFonts w:hint="eastAsia"/>
        </w:rPr>
        <w:t xml:space="preserve"> </w:t>
      </w:r>
      <w:proofErr w:type="gramStart"/>
      <w:r w:rsidR="00D62C01" w:rsidRPr="002D71A5">
        <w:rPr>
          <w:rFonts w:hint="eastAsia"/>
        </w:rPr>
        <w:t xml:space="preserve">in </w:t>
      </w:r>
      <m:oMath>
        <w:proofErr w:type="gramEnd"/>
        <m:r>
          <m:rPr>
            <m:scr m:val="script"/>
            <m:sty m:val="p"/>
          </m:rPr>
          <w:rPr>
            <w:rFonts w:ascii="Cambria Math" w:hAnsi="Cambria Math"/>
          </w:rPr>
          <m:t>N</m:t>
        </m:r>
      </m:oMath>
      <w:r w:rsidR="00D62C01" w:rsidRPr="002D71A5">
        <w:rPr>
          <w:rFonts w:hint="eastAsia"/>
        </w:rPr>
        <w:t xml:space="preserve">.  </w:t>
      </w:r>
      <w:del w:id="206" w:author="lxf" w:date="2010-12-06T22:58:00Z">
        <w:r w:rsidR="00D62C01" w:rsidDel="00F76E52">
          <w:rPr>
            <w:rFonts w:eastAsiaTheme="minorEastAsia" w:hint="eastAsia"/>
            <w:lang w:eastAsia="zh-HK"/>
          </w:rPr>
          <w:delText xml:space="preserve">It should be noted that although not all the sensor nodes with small </w:delText>
        </w:r>
        <m:oMath>
          <m:sSub>
            <m:sSubPr>
              <m:ctrlPr>
                <w:rPr>
                  <w:rFonts w:ascii="Cambria Math" w:hAnsi="Cambria Math"/>
                </w:rPr>
              </m:ctrlPr>
            </m:sSubPr>
            <m:e>
              <m:r>
                <m:rPr>
                  <m:scr m:val="script"/>
                  <m:sty m:val="p"/>
                </m:rPr>
                <w:rPr>
                  <w:rFonts w:ascii="Cambria Math" w:hAnsi="Cambria Math"/>
                </w:rPr>
                <m:t>N</m:t>
              </m:r>
            </m:e>
            <m:sub>
              <m:r>
                <m:rPr>
                  <m:sty m:val="p"/>
                </m:rPr>
                <w:rPr>
                  <w:rFonts w:ascii="Cambria Math" w:hAnsi="Cambria Math"/>
                </w:rPr>
                <m:t>si</m:t>
              </m:r>
            </m:sub>
          </m:sSub>
        </m:oMath>
        <w:r w:rsidR="00D62C01" w:rsidDel="00F76E52">
          <w:rPr>
            <w:rFonts w:hint="eastAsia"/>
          </w:rPr>
          <w:delText xml:space="preserve"> </w:delText>
        </w:r>
        <w:r w:rsidR="00D62C01" w:rsidDel="00F76E52">
          <w:rPr>
            <w:rFonts w:eastAsiaTheme="minorEastAsia" w:hint="eastAsia"/>
            <w:lang w:eastAsia="zh-HK"/>
          </w:rPr>
          <w:delText>are</w:delText>
        </w:r>
        <w:r w:rsidR="00D62C01" w:rsidRPr="002D71A5" w:rsidDel="00F76E52">
          <w:rPr>
            <w:rFonts w:hint="eastAsia"/>
          </w:rPr>
          <w:delText xml:space="preserve"> faulty nodes</w:delText>
        </w:r>
        <w:r w:rsidR="00D62C01" w:rsidDel="00F76E52">
          <w:rPr>
            <w:rFonts w:eastAsiaTheme="minorEastAsia" w:hint="eastAsia"/>
            <w:lang w:eastAsia="zh-HK"/>
          </w:rPr>
          <w:delText xml:space="preserve"> since</w:delText>
        </w:r>
        <w:r w:rsidR="00D62C01" w:rsidRPr="002D71A5" w:rsidDel="00F76E52">
          <w:rPr>
            <w:rFonts w:hint="eastAsia"/>
          </w:rPr>
          <w:delText xml:space="preserve"> healthy sensor nodes which either identify </w:delText>
        </w:r>
        <w:r w:rsidR="00D62C01" w:rsidRPr="002D71A5" w:rsidDel="00F76E52">
          <w:delText>large</w:delText>
        </w:r>
        <w:r w:rsidR="00D62C01" w:rsidRPr="002D71A5" w:rsidDel="00F76E52">
          <w:rPr>
            <w:rFonts w:hint="eastAsia"/>
          </w:rPr>
          <w:delText xml:space="preserve"> percentage of </w:delText>
        </w:r>
        <w:r w:rsidR="00D62C01" w:rsidRPr="002D71A5" w:rsidDel="00F76E52">
          <w:delText>pseudo</w:delText>
        </w:r>
        <w:r w:rsidR="00D62C01" w:rsidRPr="002D71A5" w:rsidDel="00F76E52">
          <w:rPr>
            <w:rFonts w:hint="eastAsia"/>
          </w:rPr>
          <w:delText xml:space="preserve"> </w:delText>
        </w:r>
        <w:r w:rsidR="00D62C01" w:rsidRPr="002D71A5" w:rsidDel="00F76E52">
          <w:delText>natural</w:delText>
        </w:r>
        <w:r w:rsidR="00D62C01" w:rsidRPr="002D71A5" w:rsidDel="00F76E52">
          <w:rPr>
            <w:rFonts w:hint="eastAsia"/>
          </w:rPr>
          <w:delText xml:space="preserve"> </w:delText>
        </w:r>
        <w:r w:rsidR="00D62C01" w:rsidRPr="002D71A5" w:rsidDel="00F76E52">
          <w:delText>frequencies</w:delText>
        </w:r>
        <w:r w:rsidR="00D62C01" w:rsidRPr="002D71A5" w:rsidDel="00F76E52">
          <w:rPr>
            <w:rFonts w:hint="eastAsia"/>
          </w:rPr>
          <w:delText xml:space="preserve"> or omit many true natural frequencies</w:delText>
        </w:r>
        <w:r w:rsidR="00D62C01" w:rsidDel="00F76E52">
          <w:rPr>
            <w:rFonts w:eastAsiaTheme="minorEastAsia" w:hint="eastAsia"/>
            <w:lang w:eastAsia="zh-HK"/>
          </w:rPr>
          <w:delText xml:space="preserve"> also have this property, these healthy s</w:delText>
        </w:r>
        <w:r w:rsidR="00D62C01" w:rsidRPr="002D71A5" w:rsidDel="00F76E52">
          <w:rPr>
            <w:rFonts w:hint="eastAsia"/>
          </w:rPr>
          <w:delText xml:space="preserve">ensor nodes </w:delText>
        </w:r>
        <w:r w:rsidR="00D62C01" w:rsidDel="00F76E52">
          <w:rPr>
            <w:rFonts w:eastAsiaTheme="minorEastAsia" w:hint="eastAsia"/>
            <w:lang w:eastAsia="zh-HK"/>
          </w:rPr>
          <w:delText xml:space="preserve">should be not used </w:delText>
        </w:r>
        <w:r w:rsidR="00D62C01" w:rsidRPr="002D71A5" w:rsidDel="00F76E52">
          <w:rPr>
            <w:rFonts w:hint="eastAsia"/>
          </w:rPr>
          <w:delText xml:space="preserve">for the damage detection purposes </w:delText>
        </w:r>
        <w:r w:rsidR="00D62C01" w:rsidDel="00F76E52">
          <w:rPr>
            <w:rFonts w:eastAsiaTheme="minorEastAsia" w:hint="eastAsia"/>
            <w:lang w:eastAsia="zh-HK"/>
          </w:rPr>
          <w:delText xml:space="preserve">since </w:delText>
        </w:r>
        <w:r w:rsidR="00D62C01" w:rsidRPr="002D71A5" w:rsidDel="00F76E52">
          <w:rPr>
            <w:rFonts w:hint="eastAsia"/>
          </w:rPr>
          <w:delText xml:space="preserve">they missed true or </w:delText>
        </w:r>
        <w:r w:rsidR="00D62C01" w:rsidRPr="002D71A5" w:rsidDel="00F76E52">
          <w:delText>generated</w:delText>
        </w:r>
        <w:r w:rsidR="00D62C01" w:rsidRPr="002D71A5" w:rsidDel="00F76E52">
          <w:rPr>
            <w:rFonts w:hint="eastAsia"/>
          </w:rPr>
          <w:delText xml:space="preserve"> pseudo vibration modes. </w:delText>
        </w:r>
      </w:del>
      <w:r w:rsidR="00D62C01" w:rsidRPr="002D71A5">
        <w:rPr>
          <w:rFonts w:hint="eastAsia"/>
        </w:rPr>
        <w:t xml:space="preserve">After </w:t>
      </w:r>
      <w:r w:rsidR="00D62C01">
        <w:rPr>
          <w:rFonts w:eastAsiaTheme="minorEastAsia" w:hint="eastAsia"/>
          <w:lang w:eastAsia="zh-HK"/>
        </w:rPr>
        <w:t>these</w:t>
      </w:r>
      <w:r w:rsidR="00D62C01" w:rsidRPr="002D71A5">
        <w:rPr>
          <w:rFonts w:hint="eastAsia"/>
        </w:rPr>
        <w:t xml:space="preserve"> nodes have been </w:t>
      </w:r>
      <w:del w:id="207" w:author="lxf" w:date="2010-12-06T22:59:00Z">
        <w:r w:rsidR="00D62C01" w:rsidRPr="002D71A5" w:rsidDel="00CD37C7">
          <w:rPr>
            <w:rFonts w:hint="eastAsia"/>
          </w:rPr>
          <w:delText>detected</w:delText>
        </w:r>
      </w:del>
      <w:ins w:id="208" w:author="lxf" w:date="2010-12-06T22:59:00Z">
        <w:r w:rsidR="00CD37C7">
          <w:rPr>
            <w:rFonts w:hint="eastAsia"/>
            <w:lang w:eastAsia="zh-CN"/>
          </w:rPr>
          <w:t>deleted</w:t>
        </w:r>
      </w:ins>
      <w:r w:rsidR="00D62C01" w:rsidRPr="002D71A5">
        <w:rPr>
          <w:rFonts w:hint="eastAsia"/>
        </w:rPr>
        <w:t xml:space="preserve">, </w:t>
      </w:r>
      <w:proofErr w:type="gramStart"/>
      <w:r w:rsidR="00D62C01" w:rsidRPr="002D71A5">
        <w:rPr>
          <w:rFonts w:hint="eastAsia"/>
        </w:rPr>
        <w:t xml:space="preserve">the </w:t>
      </w:r>
      <w:del w:id="209" w:author="lxf" w:date="2010-12-06T22:59:00Z">
        <w:r w:rsidR="00D62C01" w:rsidRPr="002D71A5" w:rsidDel="00CD37C7">
          <w:rPr>
            <w:rFonts w:hint="eastAsia"/>
          </w:rPr>
          <w:delText>o</w:delText>
        </w:r>
        <w:proofErr w:type="gramEnd"/>
        <w:r w:rsidR="00D62C01" w:rsidRPr="002D71A5" w:rsidDel="00CD37C7">
          <w:rPr>
            <w:rFonts w:hint="eastAsia"/>
          </w:rPr>
          <w:delText xml:space="preserve">riginal </w:delText>
        </w:r>
      </w:del>
      <m:oMath>
        <m:sSub>
          <m:sSubPr>
            <m:ctrlPr>
              <w:rPr>
                <w:rFonts w:ascii="Cambria Math" w:hAnsi="Cambria Math"/>
              </w:rPr>
            </m:ctrlPr>
          </m:sSubPr>
          <m:e>
            <m:r>
              <m:rPr>
                <m:scr m:val="script"/>
                <m:sty m:val="p"/>
              </m:rPr>
              <w:rPr>
                <w:rFonts w:ascii="Cambria Math" w:hAnsi="Cambria Math"/>
              </w:rPr>
              <m:t>F</m:t>
            </m:r>
          </m:e>
          <m:sub>
            <m:r>
              <m:rPr>
                <m:sty m:val="p"/>
              </m:rPr>
              <w:rPr>
                <w:rFonts w:ascii="Cambria Math" w:hAnsi="Cambria Math"/>
              </w:rPr>
              <m:t>clist</m:t>
            </m:r>
          </m:sub>
        </m:sSub>
      </m:oMath>
      <w:r w:rsidR="00D62C01" w:rsidRPr="002D71A5">
        <w:rPr>
          <w:rFonts w:hint="eastAsia"/>
        </w:rPr>
        <w:t xml:space="preserve"> </w:t>
      </w:r>
      <w:del w:id="210" w:author="lxf" w:date="2010-12-06T23:00:00Z">
        <w:r w:rsidR="00D62C01" w:rsidRPr="002D71A5" w:rsidDel="00CD37C7">
          <w:rPr>
            <w:rFonts w:hint="eastAsia"/>
          </w:rPr>
          <w:delText>is updated by deleting all the frequencies in the negative sensor nodes.</w:delText>
        </w:r>
      </w:del>
      <w:ins w:id="211" w:author="lxf" w:date="2010-12-06T23:00:00Z">
        <w:r w:rsidR="00CD37C7">
          <w:rPr>
            <w:rFonts w:hint="eastAsia"/>
            <w:lang w:eastAsia="zh-CN"/>
          </w:rPr>
          <w:t xml:space="preserve">, </w:t>
        </w:r>
      </w:ins>
      <w:del w:id="212" w:author="lxf" w:date="2010-12-06T23:00:00Z">
        <w:r w:rsidR="00D62C01" w:rsidRPr="002D71A5" w:rsidDel="00CD37C7">
          <w:rPr>
            <w:rFonts w:hint="eastAsia"/>
          </w:rPr>
          <w:delText xml:space="preserve"> </w:delText>
        </w:r>
      </w:del>
      <m:oMath>
        <m:r>
          <m:rPr>
            <m:scr m:val="script"/>
            <m:sty m:val="p"/>
          </m:rPr>
          <w:rPr>
            <w:rFonts w:ascii="Cambria Math" w:hAnsi="Cambria Math"/>
          </w:rPr>
          <m:t>N</m:t>
        </m:r>
      </m:oMath>
      <w:r w:rsidR="00D62C01" w:rsidRPr="002D71A5">
        <w:rPr>
          <w:rFonts w:hint="eastAsia"/>
        </w:rPr>
        <w:t xml:space="preserve"> </w:t>
      </w:r>
      <w:ins w:id="213" w:author="lxf" w:date="2010-12-06T23:00:00Z">
        <w:r w:rsidR="00CD37C7">
          <w:rPr>
            <w:rFonts w:hint="eastAsia"/>
            <w:lang w:eastAsia="zh-CN"/>
          </w:rPr>
          <w:t xml:space="preserve">and </w:t>
        </w:r>
        <m:oMath>
          <m:sSub>
            <m:sSubPr>
              <m:ctrlPr>
                <w:rPr>
                  <w:rFonts w:ascii="Cambria Math" w:hAnsi="Cambria Math"/>
                </w:rPr>
              </m:ctrlPr>
            </m:sSubPr>
            <m:e>
              <m:r>
                <m:rPr>
                  <m:scr m:val="script"/>
                  <m:sty m:val="p"/>
                </m:rPr>
                <w:rPr>
                  <w:rFonts w:ascii="Cambria Math" w:hAnsi="Cambria Math"/>
                </w:rPr>
                <m:t>N</m:t>
              </m:r>
            </m:e>
            <m:sub>
              <m:r>
                <m:rPr>
                  <m:sty m:val="p"/>
                </m:rPr>
                <w:rPr>
                  <w:rFonts w:ascii="Cambria Math" w:hAnsi="Cambria Math"/>
                </w:rPr>
                <m:t>s</m:t>
              </m:r>
            </m:sub>
          </m:sSub>
        </m:oMath>
        <w:r w:rsidR="00CD37C7">
          <w:rPr>
            <w:rFonts w:hint="eastAsia"/>
            <w:lang w:eastAsia="zh-CN"/>
          </w:rPr>
          <w:t xml:space="preserve"> are updated</w:t>
        </w:r>
      </w:ins>
      <w:del w:id="214" w:author="lxf" w:date="2010-12-06T23:00:00Z">
        <w:r w:rsidR="00D62C01" w:rsidRPr="002D71A5" w:rsidDel="00CD37C7">
          <w:rPr>
            <w:rFonts w:hint="eastAsia"/>
          </w:rPr>
          <w:delText>will also be updated</w:delText>
        </w:r>
        <w:r w:rsidR="00D62C01" w:rsidRPr="002D71A5" w:rsidDel="00CD37C7">
          <w:delText xml:space="preserve"> </w:delText>
        </w:r>
        <w:r w:rsidR="00D62C01" w:rsidRPr="002D71A5" w:rsidDel="00CD37C7">
          <w:rPr>
            <w:rFonts w:hint="eastAsia"/>
          </w:rPr>
          <w:delText>accordingly</w:delText>
        </w:r>
      </w:del>
      <w:r w:rsidR="00D62C01" w:rsidRPr="002D71A5">
        <w:rPr>
          <w:rFonts w:hint="eastAsia"/>
        </w:rPr>
        <w:t>.</w:t>
      </w:r>
      <w:ins w:id="215" w:author="lxf" w:date="2010-12-06T23:00:00Z">
        <w:r w:rsidR="00CD37C7">
          <w:rPr>
            <w:rFonts w:hint="eastAsia"/>
            <w:lang w:eastAsia="zh-CN"/>
          </w:rPr>
          <w:t xml:space="preserve"> This procedure will </w:t>
        </w:r>
      </w:ins>
      <w:ins w:id="216" w:author="lxf" w:date="2010-12-06T23:01:00Z">
        <w:r w:rsidR="002321A0">
          <w:rPr>
            <w:lang w:eastAsia="zh-CN"/>
          </w:rPr>
          <w:t>iterate</w:t>
        </w:r>
      </w:ins>
      <w:ins w:id="217" w:author="lxf" w:date="2010-12-06T23:00:00Z">
        <w:r w:rsidR="00CD37C7">
          <w:rPr>
            <w:rFonts w:hint="eastAsia"/>
            <w:lang w:eastAsia="zh-CN"/>
          </w:rPr>
          <w:t xml:space="preserve"> until the standard deviation of </w:t>
        </w:r>
        <m:oMath>
          <m:sSub>
            <m:sSubPr>
              <m:ctrlPr>
                <w:rPr>
                  <w:rFonts w:ascii="Cambria Math" w:hAnsi="Cambria Math"/>
                </w:rPr>
              </m:ctrlPr>
            </m:sSubPr>
            <m:e>
              <m:r>
                <m:rPr>
                  <m:scr m:val="script"/>
                  <m:sty m:val="p"/>
                </m:rPr>
                <w:rPr>
                  <w:rFonts w:ascii="Cambria Math" w:hAnsi="Cambria Math"/>
                </w:rPr>
                <m:t>N</m:t>
              </m:r>
            </m:e>
            <m:sub>
              <m:r>
                <m:rPr>
                  <m:sty m:val="p"/>
                </m:rPr>
                <w:rPr>
                  <w:rFonts w:ascii="Cambria Math" w:hAnsi="Cambria Math"/>
                </w:rPr>
                <m:t>s</m:t>
              </m:r>
            </m:sub>
          </m:sSub>
        </m:oMath>
        <w:r w:rsidR="00CD37C7">
          <w:rPr>
            <w:rFonts w:hint="eastAsia"/>
            <w:lang w:eastAsia="zh-CN"/>
          </w:rPr>
          <w:t xml:space="preserve"> is smaller than a pre-defined threshold.</w:t>
        </w:r>
      </w:ins>
    </w:p>
    <w:p w:rsidR="00D62C01" w:rsidRPr="002D71A5" w:rsidDel="007E0E85" w:rsidRDefault="00D62C01" w:rsidP="00D62C01">
      <w:pPr>
        <w:pStyle w:val="BodyText"/>
        <w:rPr>
          <w:del w:id="218" w:author="lxf" w:date="2010-12-06T23:02:00Z"/>
        </w:rPr>
      </w:pPr>
      <w:del w:id="219" w:author="lxf" w:date="2010-12-06T23:02:00Z">
        <w:r w:rsidRPr="002D71A5" w:rsidDel="007E0E85">
          <w:rPr>
            <w:rFonts w:hint="eastAsia"/>
          </w:rPr>
          <w:delText>A number of</w:delText>
        </w:r>
        <w:r w:rsidRPr="00327C12" w:rsidDel="007E0E85">
          <w:rPr>
            <w:rFonts w:hint="eastAsia"/>
          </w:rPr>
          <w:delText xml:space="preserve"> </w:delText>
        </w:r>
        <w:r w:rsidRPr="002D71A5" w:rsidDel="007E0E85">
          <w:rPr>
            <w:rFonts w:hint="eastAsia"/>
          </w:rPr>
          <w:delText>comparable frequency sets</w:delText>
        </w:r>
        <w:r w:rsidDel="007E0E85">
          <w:rPr>
            <w:rFonts w:eastAsiaTheme="minorEastAsia" w:hint="eastAsia"/>
            <w:lang w:eastAsia="zh-HK"/>
          </w:rPr>
          <w:delText xml:space="preserve"> with the following properties are identified based on the </w:delText>
        </w:r>
        <w:r w:rsidRPr="002D71A5" w:rsidDel="007E0E85">
          <w:rPr>
            <w:rFonts w:hint="eastAsia"/>
          </w:rPr>
          <w:delText xml:space="preserve">updated </w:delText>
        </w:r>
        <m:oMath>
          <m:sSub>
            <m:sSubPr>
              <m:ctrlPr>
                <w:rPr>
                  <w:rFonts w:ascii="Cambria Math" w:eastAsia="PMingLiU" w:hAnsi="Cambria Math"/>
                  <w:lang w:eastAsia="zh-CN"/>
                </w:rPr>
              </m:ctrlPr>
            </m:sSubPr>
            <m:e>
              <m:r>
                <m:rPr>
                  <m:scr m:val="script"/>
                  <m:sty m:val="p"/>
                </m:rPr>
                <w:rPr>
                  <w:rFonts w:ascii="Cambria Math" w:eastAsia="PMingLiU" w:hAnsi="Cambria Math"/>
                  <w:lang w:eastAsia="zh-CN"/>
                </w:rPr>
                <m:t>F</m:t>
              </m:r>
            </m:e>
            <m:sub>
              <m:r>
                <m:rPr>
                  <m:sty m:val="p"/>
                </m:rPr>
                <w:rPr>
                  <w:rFonts w:ascii="Cambria Math" w:eastAsia="PMingLiU" w:hAnsi="Cambria Math"/>
                  <w:lang w:eastAsia="zh-CN"/>
                </w:rPr>
                <m:t>clist</m:t>
              </m:r>
            </m:sub>
          </m:sSub>
        </m:oMath>
        <w:r w:rsidRPr="002D71A5" w:rsidDel="007E0E85">
          <w:rPr>
            <w:rFonts w:hint="eastAsia"/>
          </w:rPr>
          <w:delText xml:space="preserve">  and </w:delText>
        </w:r>
        <m:oMath>
          <m:r>
            <m:rPr>
              <m:scr m:val="script"/>
              <m:sty m:val="p"/>
            </m:rPr>
            <w:rPr>
              <w:rFonts w:ascii="Cambria Math" w:eastAsia="PMingLiU" w:hAnsi="Cambria Math"/>
              <w:lang w:eastAsia="zh-CN"/>
            </w:rPr>
            <m:t>N</m:t>
          </m:r>
        </m:oMath>
        <w:r w:rsidRPr="002D71A5" w:rsidDel="007E0E85">
          <w:rPr>
            <w:rFonts w:hint="eastAsia"/>
          </w:rPr>
          <w:delText xml:space="preserve"> (1) all the sensor nodes </w:delText>
        </w:r>
        <w:r w:rsidDel="007E0E85">
          <w:rPr>
            <w:rFonts w:eastAsiaTheme="minorEastAsia" w:hint="eastAsia"/>
            <w:lang w:eastAsia="zh-HK"/>
          </w:rPr>
          <w:delText>have</w:delText>
        </w:r>
        <w:r w:rsidRPr="002D71A5" w:rsidDel="007E0E85">
          <w:rPr>
            <w:rFonts w:hint="eastAsia"/>
          </w:rPr>
          <w:delText xml:space="preserve"> one and only one </w:delText>
        </w:r>
        <w:r w:rsidDel="007E0E85">
          <w:rPr>
            <w:rFonts w:eastAsiaTheme="minorEastAsia" w:hint="eastAsia"/>
            <w:lang w:eastAsia="zh-HK"/>
          </w:rPr>
          <w:delText xml:space="preserve">natural </w:delText>
        </w:r>
        <w:r w:rsidRPr="002D71A5" w:rsidDel="007E0E85">
          <w:rPr>
            <w:rFonts w:hint="eastAsia"/>
          </w:rPr>
          <w:delText xml:space="preserve">frequency in this set, and (2) every </w:delText>
        </w:r>
        <w:r w:rsidDel="007E0E85">
          <w:rPr>
            <w:rFonts w:eastAsiaTheme="minorEastAsia" w:hint="eastAsia"/>
            <w:lang w:eastAsia="zh-HK"/>
          </w:rPr>
          <w:delText xml:space="preserve">natural </w:delText>
        </w:r>
        <w:r w:rsidRPr="002D71A5" w:rsidDel="007E0E85">
          <w:rPr>
            <w:rFonts w:hint="eastAsia"/>
          </w:rPr>
          <w:delText xml:space="preserve">frequency in this set is comparable with any of the other frequencies in this set.  </w:delText>
        </w:r>
        <w:r w:rsidDel="007E0E85">
          <w:rPr>
            <w:rFonts w:eastAsiaTheme="minorEastAsia" w:hint="eastAsia"/>
            <w:lang w:eastAsia="zh-HK"/>
          </w:rPr>
          <w:delText xml:space="preserve">We called a natural frequency set having these properties </w:delText>
        </w:r>
        <w:r w:rsidDel="007E0E85">
          <w:rPr>
            <w:rFonts w:eastAsiaTheme="minorEastAsia"/>
            <w:lang w:eastAsia="zh-HK"/>
          </w:rPr>
          <w:delText>universally</w:delText>
        </w:r>
        <w:r w:rsidDel="007E0E85">
          <w:rPr>
            <w:rFonts w:eastAsiaTheme="minorEastAsia" w:hint="eastAsia"/>
            <w:lang w:eastAsia="zh-HK"/>
          </w:rPr>
          <w:delText xml:space="preserve"> </w:delText>
        </w:r>
        <w:r w:rsidRPr="002D71A5" w:rsidDel="007E0E85">
          <w:rPr>
            <w:rFonts w:hint="eastAsia"/>
          </w:rPr>
          <w:delText xml:space="preserve">comparable frequency </w:delText>
        </w:r>
        <w:r w:rsidDel="007E0E85">
          <w:rPr>
            <w:rFonts w:eastAsiaTheme="minorEastAsia" w:hint="eastAsia"/>
            <w:lang w:eastAsia="zh-HK"/>
          </w:rPr>
          <w:delText>(UCF)</w:delText>
        </w:r>
        <w:r w:rsidRPr="00AE58CF" w:rsidDel="007E0E85">
          <w:rPr>
            <w:rFonts w:hint="eastAsia"/>
          </w:rPr>
          <w:delText xml:space="preserve"> </w:delText>
        </w:r>
        <w:r w:rsidRPr="002D71A5" w:rsidDel="007E0E85">
          <w:rPr>
            <w:rFonts w:hint="eastAsia"/>
          </w:rPr>
          <w:delText xml:space="preserve">set. </w:delText>
        </w:r>
      </w:del>
    </w:p>
    <w:p w:rsidR="00D62C01" w:rsidRPr="002D71A5" w:rsidDel="007E0E85" w:rsidRDefault="00D62C01" w:rsidP="00D62C01">
      <w:pPr>
        <w:pStyle w:val="BodyText"/>
        <w:rPr>
          <w:del w:id="220" w:author="lxf" w:date="2010-12-06T23:02:00Z"/>
        </w:rPr>
      </w:pPr>
      <w:del w:id="221" w:author="lxf" w:date="2010-12-06T23:02:00Z">
        <w:r w:rsidRPr="002D71A5" w:rsidDel="007E0E85">
          <w:delText>As</w:delText>
        </w:r>
        <w:r w:rsidRPr="002D71A5" w:rsidDel="007E0E85">
          <w:rPr>
            <w:rFonts w:hint="eastAsia"/>
          </w:rPr>
          <w:delText xml:space="preserve"> an example, Fig. </w:delText>
        </w:r>
        <w:r w:rsidDel="007E0E85">
          <w:rPr>
            <w:rFonts w:eastAsiaTheme="minorEastAsia" w:hint="eastAsia"/>
            <w:lang w:eastAsia="zh-HK"/>
          </w:rPr>
          <w:delText>11</w:delText>
        </w:r>
        <w:r w:rsidRPr="002D71A5" w:rsidDel="007E0E85">
          <w:rPr>
            <w:rFonts w:hint="eastAsia"/>
          </w:rPr>
          <w:delText xml:space="preserve"> illustrates </w:delText>
        </w:r>
        <w:r w:rsidDel="007E0E85">
          <w:rPr>
            <w:rFonts w:eastAsiaTheme="minorEastAsia" w:hint="eastAsia"/>
            <w:lang w:eastAsia="zh-HK"/>
          </w:rPr>
          <w:delText xml:space="preserve">two </w:delText>
        </w:r>
        <w:r w:rsidRPr="002D71A5" w:rsidDel="007E0E85">
          <w:rPr>
            <w:rFonts w:hint="eastAsia"/>
          </w:rPr>
          <w:delText xml:space="preserve">UCF sets and two typical conditions when comparable frequencies are not </w:delText>
        </w:r>
        <w:r w:rsidDel="007E0E85">
          <w:rPr>
            <w:rFonts w:eastAsiaTheme="minorEastAsia" w:hint="eastAsia"/>
            <w:lang w:eastAsia="zh-HK"/>
          </w:rPr>
          <w:delText>UCF</w:delText>
        </w:r>
        <w:r w:rsidRPr="002D71A5" w:rsidDel="007E0E85">
          <w:delText>.</w:delText>
        </w:r>
        <w:r w:rsidRPr="002D71A5" w:rsidDel="007E0E85">
          <w:rPr>
            <w:rFonts w:hint="eastAsia"/>
          </w:rPr>
          <w:delText xml:space="preserve"> In Fig. </w:delText>
        </w:r>
        <w:r w:rsidDel="007E0E85">
          <w:rPr>
            <w:rFonts w:eastAsiaTheme="minorEastAsia" w:hint="eastAsia"/>
            <w:lang w:eastAsia="zh-HK"/>
          </w:rPr>
          <w:delText>11</w:delText>
        </w:r>
        <w:r w:rsidRPr="002D71A5" w:rsidDel="007E0E85">
          <w:rPr>
            <w:rFonts w:hint="eastAsia"/>
          </w:rPr>
          <w:delText xml:space="preserve"> (a), there are two </w:delText>
        </w:r>
        <w:r w:rsidRPr="002D71A5" w:rsidDel="007E0E85">
          <w:delText>UCF</w:delText>
        </w:r>
        <w:r w:rsidRPr="002D71A5" w:rsidDel="007E0E85">
          <w:rPr>
            <w:rFonts w:hint="eastAsia"/>
          </w:rPr>
          <w:delText xml:space="preserve"> sets {</w:delText>
        </w:r>
        <m:oMath>
          <m:sSubSup>
            <m:sSubSupPr>
              <m:ctrlPr>
                <w:rPr>
                  <w:rFonts w:ascii="Cambria Math" w:eastAsia="PMingLiU" w:hAnsi="Cambria Math"/>
                  <w:lang w:eastAsia="zh-CN"/>
                </w:rPr>
              </m:ctrlPr>
            </m:sSubSupPr>
            <m:e>
              <m:r>
                <m:rPr>
                  <m:sty m:val="p"/>
                </m:rPr>
                <w:rPr>
                  <w:rFonts w:ascii="Cambria Math" w:eastAsia="PMingLiU" w:hAnsi="Cambria Math"/>
                  <w:lang w:eastAsia="zh-CN"/>
                </w:rPr>
                <m:t>f</m:t>
              </m:r>
            </m:e>
            <m:sub>
              <m:r>
                <m:rPr>
                  <m:sty m:val="p"/>
                </m:rPr>
                <w:rPr>
                  <w:rFonts w:ascii="Cambria Math" w:eastAsia="PMingLiU" w:hAnsi="Cambria Math"/>
                  <w:lang w:eastAsia="zh-CN"/>
                </w:rPr>
                <m:t>1</m:t>
              </m:r>
            </m:sub>
            <m:sup>
              <m:r>
                <m:rPr>
                  <m:sty m:val="p"/>
                </m:rPr>
                <w:rPr>
                  <w:rFonts w:ascii="Cambria Math" w:eastAsia="PMingLiU" w:hAnsi="Cambria Math"/>
                  <w:lang w:eastAsia="zh-CN"/>
                </w:rPr>
                <m:t>1</m:t>
              </m:r>
            </m:sup>
          </m:sSubSup>
          <m:r>
            <m:rPr>
              <m:sty m:val="p"/>
            </m:rPr>
            <w:rPr>
              <w:rFonts w:ascii="Cambria Math" w:eastAsia="PMingLiU" w:hAnsi="Cambria Math"/>
              <w:lang w:eastAsia="zh-CN"/>
            </w:rPr>
            <m:t>,</m:t>
          </m:r>
          <m:sSubSup>
            <m:sSubSupPr>
              <m:ctrlPr>
                <w:rPr>
                  <w:rFonts w:ascii="Cambria Math" w:eastAsia="PMingLiU" w:hAnsi="Cambria Math"/>
                  <w:lang w:eastAsia="zh-CN"/>
                </w:rPr>
              </m:ctrlPr>
            </m:sSubSupPr>
            <m:e>
              <m:r>
                <m:rPr>
                  <m:sty m:val="p"/>
                </m:rPr>
                <w:rPr>
                  <w:rFonts w:ascii="Cambria Math" w:eastAsia="PMingLiU" w:hAnsi="Cambria Math"/>
                  <w:lang w:eastAsia="zh-CN"/>
                </w:rPr>
                <m:t>f</m:t>
              </m:r>
            </m:e>
            <m:sub>
              <m:r>
                <m:rPr>
                  <m:sty m:val="p"/>
                </m:rPr>
                <w:rPr>
                  <w:rFonts w:ascii="Cambria Math" w:eastAsia="PMingLiU" w:hAnsi="Cambria Math"/>
                  <w:lang w:eastAsia="zh-CN"/>
                </w:rPr>
                <m:t>2</m:t>
              </m:r>
            </m:sub>
            <m:sup>
              <m:r>
                <m:rPr>
                  <m:sty m:val="p"/>
                </m:rPr>
                <w:rPr>
                  <w:rFonts w:ascii="Cambria Math" w:eastAsia="PMingLiU" w:hAnsi="Cambria Math"/>
                  <w:lang w:eastAsia="zh-CN"/>
                </w:rPr>
                <m:t>1</m:t>
              </m:r>
            </m:sup>
          </m:sSubSup>
          <m:r>
            <m:rPr>
              <m:sty m:val="p"/>
            </m:rPr>
            <w:rPr>
              <w:rFonts w:ascii="Cambria Math" w:eastAsia="PMingLiU" w:hAnsi="Cambria Math"/>
              <w:lang w:eastAsia="zh-CN"/>
            </w:rPr>
            <m:t>,</m:t>
          </m:r>
          <m:sSubSup>
            <m:sSubSupPr>
              <m:ctrlPr>
                <w:rPr>
                  <w:rFonts w:ascii="Cambria Math" w:eastAsia="PMingLiU" w:hAnsi="Cambria Math"/>
                  <w:lang w:eastAsia="zh-CN"/>
                </w:rPr>
              </m:ctrlPr>
            </m:sSubSupPr>
            <m:e>
              <m:r>
                <m:rPr>
                  <m:sty m:val="p"/>
                </m:rPr>
                <w:rPr>
                  <w:rFonts w:ascii="Cambria Math" w:eastAsia="PMingLiU" w:hAnsi="Cambria Math"/>
                  <w:lang w:eastAsia="zh-CN"/>
                </w:rPr>
                <m:t>f</m:t>
              </m:r>
            </m:e>
            <m:sub>
              <m:r>
                <m:rPr>
                  <m:sty m:val="p"/>
                </m:rPr>
                <w:rPr>
                  <w:rFonts w:ascii="Cambria Math" w:eastAsia="PMingLiU" w:hAnsi="Cambria Math"/>
                  <w:lang w:eastAsia="zh-CN"/>
                </w:rPr>
                <m:t>3</m:t>
              </m:r>
            </m:sub>
            <m:sup>
              <m:r>
                <m:rPr>
                  <m:sty m:val="p"/>
                </m:rPr>
                <w:rPr>
                  <w:rFonts w:ascii="Cambria Math" w:eastAsia="PMingLiU" w:hAnsi="Cambria Math"/>
                  <w:lang w:eastAsia="zh-CN"/>
                </w:rPr>
                <m:t>1</m:t>
              </m:r>
            </m:sup>
          </m:sSubSup>
          <m:r>
            <m:rPr>
              <m:sty m:val="p"/>
            </m:rPr>
            <w:rPr>
              <w:rFonts w:ascii="Cambria Math" w:eastAsia="PMingLiU" w:hAnsi="Cambria Math"/>
              <w:lang w:eastAsia="zh-CN"/>
            </w:rPr>
            <m:t>}</m:t>
          </m:r>
        </m:oMath>
        <w:r w:rsidRPr="002D71A5" w:rsidDel="007E0E85">
          <w:rPr>
            <w:rFonts w:hint="eastAsia"/>
          </w:rPr>
          <w:delText xml:space="preserve"> and {</w:delText>
        </w:r>
        <m:oMath>
          <m:sSubSup>
            <m:sSubSupPr>
              <m:ctrlPr>
                <w:rPr>
                  <w:rFonts w:ascii="Cambria Math" w:eastAsia="PMingLiU" w:hAnsi="Cambria Math"/>
                  <w:lang w:eastAsia="zh-CN"/>
                </w:rPr>
              </m:ctrlPr>
            </m:sSubSupPr>
            <m:e>
              <m:r>
                <m:rPr>
                  <m:sty m:val="p"/>
                </m:rPr>
                <w:rPr>
                  <w:rFonts w:ascii="Cambria Math" w:eastAsia="PMingLiU" w:hAnsi="Cambria Math"/>
                  <w:lang w:eastAsia="zh-CN"/>
                </w:rPr>
                <m:t>f</m:t>
              </m:r>
            </m:e>
            <m:sub>
              <m:r>
                <m:rPr>
                  <m:sty m:val="p"/>
                </m:rPr>
                <w:rPr>
                  <w:rFonts w:ascii="Cambria Math" w:eastAsia="PMingLiU" w:hAnsi="Cambria Math"/>
                  <w:lang w:eastAsia="zh-CN"/>
                </w:rPr>
                <m:t>1</m:t>
              </m:r>
            </m:sub>
            <m:sup>
              <m:r>
                <m:rPr>
                  <m:sty m:val="p"/>
                </m:rPr>
                <w:rPr>
                  <w:rFonts w:ascii="Cambria Math" w:eastAsia="PMingLiU" w:hAnsi="Cambria Math"/>
                  <w:lang w:eastAsia="zh-CN"/>
                </w:rPr>
                <m:t>2</m:t>
              </m:r>
            </m:sup>
          </m:sSubSup>
          <m:r>
            <m:rPr>
              <m:sty m:val="p"/>
            </m:rPr>
            <w:rPr>
              <w:rFonts w:ascii="Cambria Math" w:eastAsia="PMingLiU" w:hAnsi="Cambria Math"/>
              <w:lang w:eastAsia="zh-CN"/>
            </w:rPr>
            <m:t>,</m:t>
          </m:r>
          <m:sSubSup>
            <m:sSubSupPr>
              <m:ctrlPr>
                <w:rPr>
                  <w:rFonts w:ascii="Cambria Math" w:eastAsia="PMingLiU" w:hAnsi="Cambria Math"/>
                  <w:lang w:eastAsia="zh-CN"/>
                </w:rPr>
              </m:ctrlPr>
            </m:sSubSupPr>
            <m:e>
              <m:r>
                <m:rPr>
                  <m:sty m:val="p"/>
                </m:rPr>
                <w:rPr>
                  <w:rFonts w:ascii="Cambria Math" w:eastAsia="PMingLiU" w:hAnsi="Cambria Math"/>
                  <w:lang w:eastAsia="zh-CN"/>
                </w:rPr>
                <m:t>f</m:t>
              </m:r>
            </m:e>
            <m:sub>
              <m:r>
                <m:rPr>
                  <m:sty m:val="p"/>
                </m:rPr>
                <w:rPr>
                  <w:rFonts w:ascii="Cambria Math" w:eastAsia="PMingLiU" w:hAnsi="Cambria Math"/>
                  <w:lang w:eastAsia="zh-CN"/>
                </w:rPr>
                <m:t>2</m:t>
              </m:r>
            </m:sub>
            <m:sup>
              <m:r>
                <m:rPr>
                  <m:sty m:val="p"/>
                </m:rPr>
                <w:rPr>
                  <w:rFonts w:ascii="Cambria Math" w:eastAsia="PMingLiU" w:hAnsi="Cambria Math"/>
                  <w:lang w:eastAsia="zh-CN"/>
                </w:rPr>
                <m:t>2</m:t>
              </m:r>
            </m:sup>
          </m:sSubSup>
          <m:r>
            <m:rPr>
              <m:sty m:val="p"/>
            </m:rPr>
            <w:rPr>
              <w:rFonts w:ascii="Cambria Math" w:eastAsia="PMingLiU" w:hAnsi="Cambria Math"/>
              <w:lang w:eastAsia="zh-CN"/>
            </w:rPr>
            <m:t>,</m:t>
          </m:r>
          <m:sSubSup>
            <m:sSubSupPr>
              <m:ctrlPr>
                <w:rPr>
                  <w:rFonts w:ascii="Cambria Math" w:eastAsia="PMingLiU" w:hAnsi="Cambria Math"/>
                  <w:lang w:eastAsia="zh-CN"/>
                </w:rPr>
              </m:ctrlPr>
            </m:sSubSupPr>
            <m:e>
              <m:r>
                <m:rPr>
                  <m:sty m:val="p"/>
                </m:rPr>
                <w:rPr>
                  <w:rFonts w:ascii="Cambria Math" w:eastAsia="PMingLiU" w:hAnsi="Cambria Math"/>
                  <w:lang w:eastAsia="zh-CN"/>
                </w:rPr>
                <m:t>f</m:t>
              </m:r>
            </m:e>
            <m:sub>
              <m:r>
                <m:rPr>
                  <m:sty m:val="p"/>
                </m:rPr>
                <w:rPr>
                  <w:rFonts w:ascii="Cambria Math" w:eastAsia="PMingLiU" w:hAnsi="Cambria Math"/>
                  <w:lang w:eastAsia="zh-CN"/>
                </w:rPr>
                <m:t>3</m:t>
              </m:r>
            </m:sub>
            <m:sup>
              <m:r>
                <m:rPr>
                  <m:sty m:val="p"/>
                </m:rPr>
                <w:rPr>
                  <w:rFonts w:ascii="Cambria Math" w:eastAsia="PMingLiU" w:hAnsi="Cambria Math"/>
                  <w:lang w:eastAsia="zh-CN"/>
                </w:rPr>
                <m:t>3</m:t>
              </m:r>
            </m:sup>
          </m:sSubSup>
        </m:oMath>
        <w:r w:rsidRPr="002D71A5" w:rsidDel="007E0E85">
          <w:rPr>
            <w:rFonts w:hint="eastAsia"/>
          </w:rPr>
          <w:delText xml:space="preserve">. </w:delText>
        </w:r>
        <m:oMath>
          <m:r>
            <m:rPr>
              <m:sty m:val="p"/>
            </m:rPr>
            <w:rPr>
              <w:rFonts w:ascii="Cambria Math" w:eastAsia="PMingLiU" w:hAnsi="Cambria Math"/>
              <w:lang w:eastAsia="zh-CN"/>
            </w:rPr>
            <m:t>}</m:t>
          </m:r>
        </m:oMath>
        <w:r w:rsidDel="007E0E85">
          <w:rPr>
            <w:rFonts w:eastAsiaTheme="minorEastAsia" w:hint="eastAsia"/>
            <w:lang w:eastAsia="zh-HK"/>
          </w:rPr>
          <w:delText xml:space="preserve"> since</w:delText>
        </w:r>
        <w:r w:rsidRPr="002D71A5" w:rsidDel="007E0E85">
          <w:rPr>
            <w:rFonts w:hint="eastAsia"/>
          </w:rPr>
          <w:delText xml:space="preserve"> </w:delText>
        </w:r>
        <w:r w:rsidDel="007E0E85">
          <w:rPr>
            <w:rFonts w:eastAsiaTheme="minorEastAsia" w:hint="eastAsia"/>
            <w:lang w:eastAsia="zh-HK"/>
          </w:rPr>
          <w:delText>t</w:delText>
        </w:r>
        <w:r w:rsidRPr="002D71A5" w:rsidDel="007E0E85">
          <w:rPr>
            <w:rFonts w:hint="eastAsia"/>
          </w:rPr>
          <w:delText xml:space="preserve">hey satisfy the two requirements above. In Fig. </w:delText>
        </w:r>
        <w:r w:rsidDel="007E0E85">
          <w:rPr>
            <w:rFonts w:eastAsiaTheme="minorEastAsia" w:hint="eastAsia"/>
            <w:lang w:eastAsia="zh-HK"/>
          </w:rPr>
          <w:delText>11</w:delText>
        </w:r>
        <w:r w:rsidRPr="002D71A5" w:rsidDel="007E0E85">
          <w:rPr>
            <w:rFonts w:hint="eastAsia"/>
          </w:rPr>
          <w:delText xml:space="preserve">(b), although </w:delText>
        </w:r>
        <m:oMath>
          <m:sSubSup>
            <m:sSubSupPr>
              <m:ctrlPr>
                <w:rPr>
                  <w:rFonts w:ascii="Cambria Math" w:eastAsia="PMingLiU" w:hAnsi="Cambria Math"/>
                  <w:lang w:eastAsia="zh-CN"/>
                </w:rPr>
              </m:ctrlPr>
            </m:sSubSupPr>
            <m:e>
              <m:r>
                <m:rPr>
                  <m:sty m:val="p"/>
                </m:rPr>
                <w:rPr>
                  <w:rFonts w:ascii="Cambria Math" w:eastAsia="PMingLiU" w:hAnsi="Cambria Math"/>
                  <w:lang w:eastAsia="zh-CN"/>
                </w:rPr>
                <m:t>f</m:t>
              </m:r>
            </m:e>
            <m:sub>
              <m:r>
                <m:rPr>
                  <m:sty m:val="p"/>
                </m:rPr>
                <w:rPr>
                  <w:rFonts w:ascii="Cambria Math" w:eastAsia="PMingLiU" w:hAnsi="Cambria Math"/>
                  <w:lang w:eastAsia="zh-CN"/>
                </w:rPr>
                <m:t>1</m:t>
              </m:r>
            </m:sub>
            <m:sup>
              <m:r>
                <m:rPr>
                  <m:sty m:val="p"/>
                </m:rPr>
                <w:rPr>
                  <w:rFonts w:ascii="Cambria Math" w:eastAsia="PMingLiU" w:hAnsi="Cambria Math"/>
                  <w:lang w:eastAsia="zh-CN"/>
                </w:rPr>
                <m:t>1</m:t>
              </m:r>
            </m:sup>
          </m:sSubSup>
        </m:oMath>
        <w:r w:rsidRPr="002D71A5" w:rsidDel="007E0E85">
          <w:rPr>
            <w:rFonts w:hint="eastAsia"/>
          </w:rPr>
          <w:delText xml:space="preserve"> and </w:delText>
        </w:r>
        <m:oMath>
          <m:sSubSup>
            <m:sSubSupPr>
              <m:ctrlPr>
                <w:rPr>
                  <w:rFonts w:ascii="Cambria Math" w:eastAsia="PMingLiU" w:hAnsi="Cambria Math"/>
                  <w:lang w:eastAsia="zh-CN"/>
                </w:rPr>
              </m:ctrlPr>
            </m:sSubSupPr>
            <m:e>
              <m:r>
                <m:rPr>
                  <m:sty m:val="p"/>
                </m:rPr>
                <w:rPr>
                  <w:rFonts w:ascii="Cambria Math" w:eastAsia="PMingLiU" w:hAnsi="Cambria Math"/>
                  <w:lang w:eastAsia="zh-CN"/>
                </w:rPr>
                <m:t>f</m:t>
              </m:r>
            </m:e>
            <m:sub>
              <m:r>
                <m:rPr>
                  <m:sty m:val="p"/>
                </m:rPr>
                <w:rPr>
                  <w:rFonts w:ascii="Cambria Math" w:eastAsia="PMingLiU" w:hAnsi="Cambria Math"/>
                  <w:lang w:eastAsia="zh-CN"/>
                </w:rPr>
                <m:t>2</m:t>
              </m:r>
            </m:sub>
            <m:sup>
              <m:r>
                <m:rPr>
                  <m:sty m:val="p"/>
                </m:rPr>
                <w:rPr>
                  <w:rFonts w:ascii="Cambria Math" w:eastAsia="PMingLiU" w:hAnsi="Cambria Math"/>
                  <w:lang w:eastAsia="zh-CN"/>
                </w:rPr>
                <m:t>1</m:t>
              </m:r>
            </m:sup>
          </m:sSubSup>
        </m:oMath>
        <w:r w:rsidRPr="002D71A5" w:rsidDel="007E0E85">
          <w:rPr>
            <w:rFonts w:hint="eastAsia"/>
          </w:rPr>
          <w:delText xml:space="preserve"> are comparable, {</w:delText>
        </w:r>
        <m:oMath>
          <m:sSubSup>
            <m:sSubSupPr>
              <m:ctrlPr>
                <w:rPr>
                  <w:rFonts w:ascii="Cambria Math" w:eastAsia="PMingLiU" w:hAnsi="Cambria Math"/>
                  <w:lang w:eastAsia="zh-CN"/>
                </w:rPr>
              </m:ctrlPr>
            </m:sSubSupPr>
            <m:e>
              <m:r>
                <m:rPr>
                  <m:sty m:val="p"/>
                </m:rPr>
                <w:rPr>
                  <w:rFonts w:ascii="Cambria Math" w:eastAsia="PMingLiU" w:hAnsi="Cambria Math"/>
                  <w:lang w:eastAsia="zh-CN"/>
                </w:rPr>
                <m:t>f</m:t>
              </m:r>
            </m:e>
            <m:sub>
              <m:r>
                <m:rPr>
                  <m:sty m:val="p"/>
                </m:rPr>
                <w:rPr>
                  <w:rFonts w:ascii="Cambria Math" w:eastAsia="PMingLiU" w:hAnsi="Cambria Math"/>
                  <w:lang w:eastAsia="zh-CN"/>
                </w:rPr>
                <m:t>1</m:t>
              </m:r>
            </m:sub>
            <m:sup>
              <m:r>
                <m:rPr>
                  <m:sty m:val="p"/>
                </m:rPr>
                <w:rPr>
                  <w:rFonts w:ascii="Cambria Math" w:eastAsia="PMingLiU" w:hAnsi="Cambria Math"/>
                  <w:lang w:eastAsia="zh-CN"/>
                </w:rPr>
                <m:t>1</m:t>
              </m:r>
            </m:sup>
          </m:sSubSup>
          <m:r>
            <m:rPr>
              <m:sty m:val="p"/>
            </m:rPr>
            <w:rPr>
              <w:rFonts w:ascii="Cambria Math" w:eastAsia="PMingLiU" w:hAnsi="Cambria Math"/>
              <w:lang w:eastAsia="zh-CN"/>
            </w:rPr>
            <m:t>,</m:t>
          </m:r>
          <m:sSubSup>
            <m:sSubSupPr>
              <m:ctrlPr>
                <w:rPr>
                  <w:rFonts w:ascii="Cambria Math" w:eastAsia="PMingLiU" w:hAnsi="Cambria Math"/>
                  <w:lang w:eastAsia="zh-CN"/>
                </w:rPr>
              </m:ctrlPr>
            </m:sSubSupPr>
            <m:e>
              <m:r>
                <m:rPr>
                  <m:sty m:val="p"/>
                </m:rPr>
                <w:rPr>
                  <w:rFonts w:ascii="Cambria Math" w:eastAsia="PMingLiU" w:hAnsi="Cambria Math"/>
                  <w:lang w:eastAsia="zh-CN"/>
                </w:rPr>
                <m:t>f</m:t>
              </m:r>
            </m:e>
            <m:sub>
              <m:r>
                <m:rPr>
                  <m:sty m:val="p"/>
                </m:rPr>
                <w:rPr>
                  <w:rFonts w:ascii="Cambria Math" w:eastAsia="PMingLiU" w:hAnsi="Cambria Math"/>
                  <w:lang w:eastAsia="zh-CN"/>
                </w:rPr>
                <m:t>2</m:t>
              </m:r>
            </m:sub>
            <m:sup>
              <m:r>
                <m:rPr>
                  <m:sty m:val="p"/>
                </m:rPr>
                <w:rPr>
                  <w:rFonts w:ascii="Cambria Math" w:eastAsia="PMingLiU" w:hAnsi="Cambria Math"/>
                  <w:lang w:eastAsia="zh-CN"/>
                </w:rPr>
                <m:t>1</m:t>
              </m:r>
            </m:sup>
          </m:sSubSup>
          <m:r>
            <m:rPr>
              <m:sty m:val="p"/>
            </m:rPr>
            <w:rPr>
              <w:rFonts w:ascii="Cambria Math" w:eastAsia="PMingLiU" w:hAnsi="Cambria Math"/>
              <w:lang w:eastAsia="zh-CN"/>
            </w:rPr>
            <m:t>}</m:t>
          </m:r>
        </m:oMath>
        <w:r w:rsidRPr="002D71A5" w:rsidDel="007E0E85">
          <w:rPr>
            <w:rFonts w:hint="eastAsia"/>
          </w:rPr>
          <w:delText xml:space="preserve"> is not a UCF set since this set does not contain any frequency from </w:delText>
        </w:r>
        <w:r w:rsidDel="007E0E85">
          <w:rPr>
            <w:rFonts w:eastAsiaTheme="minorEastAsia" w:hint="eastAsia"/>
            <w:lang w:eastAsia="zh-HK"/>
          </w:rPr>
          <w:delText>sensor 3</w:delText>
        </w:r>
        <w:r w:rsidRPr="002D71A5" w:rsidDel="007E0E85">
          <w:rPr>
            <w:rFonts w:hint="eastAsia"/>
          </w:rPr>
          <w:delText>. Similar conclusion can be applied to {</w:delText>
        </w:r>
        <m:oMath>
          <m:sSubSup>
            <m:sSubSupPr>
              <m:ctrlPr>
                <w:rPr>
                  <w:rFonts w:ascii="Cambria Math" w:eastAsia="PMingLiU" w:hAnsi="Cambria Math"/>
                  <w:lang w:eastAsia="zh-CN"/>
                </w:rPr>
              </m:ctrlPr>
            </m:sSubSupPr>
            <m:e>
              <m:r>
                <m:rPr>
                  <m:sty m:val="p"/>
                </m:rPr>
                <w:rPr>
                  <w:rFonts w:ascii="Cambria Math" w:eastAsia="PMingLiU" w:hAnsi="Cambria Math"/>
                  <w:lang w:eastAsia="zh-CN"/>
                </w:rPr>
                <m:t>f</m:t>
              </m:r>
            </m:e>
            <m:sub>
              <m:r>
                <m:rPr>
                  <m:sty m:val="p"/>
                </m:rPr>
                <w:rPr>
                  <w:rFonts w:ascii="Cambria Math" w:eastAsia="PMingLiU" w:hAnsi="Cambria Math"/>
                  <w:lang w:eastAsia="zh-CN"/>
                </w:rPr>
                <m:t>2</m:t>
              </m:r>
            </m:sub>
            <m:sup>
              <m:r>
                <m:rPr>
                  <m:sty m:val="p"/>
                </m:rPr>
                <w:rPr>
                  <w:rFonts w:ascii="Cambria Math" w:eastAsia="PMingLiU" w:hAnsi="Cambria Math"/>
                  <w:lang w:eastAsia="zh-CN"/>
                </w:rPr>
                <m:t>2</m:t>
              </m:r>
            </m:sup>
          </m:sSubSup>
          <m:r>
            <m:rPr>
              <m:sty m:val="p"/>
            </m:rPr>
            <w:rPr>
              <w:rFonts w:ascii="Cambria Math" w:eastAsia="PMingLiU" w:hAnsi="Cambria Math"/>
              <w:lang w:eastAsia="zh-CN"/>
            </w:rPr>
            <m:t>,</m:t>
          </m:r>
          <m:sSubSup>
            <m:sSubSupPr>
              <m:ctrlPr>
                <w:rPr>
                  <w:rFonts w:ascii="Cambria Math" w:eastAsia="PMingLiU" w:hAnsi="Cambria Math"/>
                  <w:lang w:eastAsia="zh-CN"/>
                </w:rPr>
              </m:ctrlPr>
            </m:sSubSupPr>
            <m:e>
              <m:r>
                <m:rPr>
                  <m:sty m:val="p"/>
                </m:rPr>
                <w:rPr>
                  <w:rFonts w:ascii="Cambria Math" w:eastAsia="PMingLiU" w:hAnsi="Cambria Math"/>
                  <w:lang w:eastAsia="zh-CN"/>
                </w:rPr>
                <m:t>f</m:t>
              </m:r>
            </m:e>
            <m:sub>
              <m:r>
                <m:rPr>
                  <m:sty m:val="p"/>
                </m:rPr>
                <w:rPr>
                  <w:rFonts w:ascii="Cambria Math" w:eastAsia="PMingLiU" w:hAnsi="Cambria Math"/>
                  <w:lang w:eastAsia="zh-CN"/>
                </w:rPr>
                <m:t>3</m:t>
              </m:r>
            </m:sub>
            <m:sup>
              <m:r>
                <m:rPr>
                  <m:sty m:val="p"/>
                </m:rPr>
                <w:rPr>
                  <w:rFonts w:ascii="Cambria Math" w:eastAsia="PMingLiU" w:hAnsi="Cambria Math"/>
                  <w:lang w:eastAsia="zh-CN"/>
                </w:rPr>
                <m:t>2</m:t>
              </m:r>
            </m:sup>
          </m:sSubSup>
          <m:r>
            <m:rPr>
              <m:sty m:val="p"/>
            </m:rPr>
            <w:rPr>
              <w:rFonts w:ascii="Cambria Math" w:eastAsia="PMingLiU" w:hAnsi="Cambria Math"/>
              <w:lang w:eastAsia="zh-CN"/>
            </w:rPr>
            <m:t>}</m:t>
          </m:r>
        </m:oMath>
        <w:r w:rsidRPr="002D71A5" w:rsidDel="007E0E85">
          <w:rPr>
            <w:rFonts w:hint="eastAsia"/>
          </w:rPr>
          <w:delText xml:space="preserve"> {</w:delText>
        </w:r>
        <m:oMath>
          <m:sSubSup>
            <m:sSubSupPr>
              <m:ctrlPr>
                <w:rPr>
                  <w:rFonts w:ascii="Cambria Math" w:eastAsia="PMingLiU" w:hAnsi="Cambria Math"/>
                  <w:lang w:eastAsia="zh-CN"/>
                </w:rPr>
              </m:ctrlPr>
            </m:sSubSupPr>
            <m:e>
              <m:r>
                <m:rPr>
                  <m:sty m:val="p"/>
                </m:rPr>
                <w:rPr>
                  <w:rFonts w:ascii="Cambria Math" w:eastAsia="PMingLiU" w:hAnsi="Cambria Math"/>
                  <w:lang w:eastAsia="zh-CN"/>
                </w:rPr>
                <m:t>f</m:t>
              </m:r>
            </m:e>
            <m:sub>
              <m:r>
                <m:rPr>
                  <m:sty m:val="p"/>
                </m:rPr>
                <w:rPr>
                  <w:rFonts w:ascii="Cambria Math" w:eastAsia="PMingLiU" w:hAnsi="Cambria Math"/>
                  <w:lang w:eastAsia="zh-CN"/>
                </w:rPr>
                <m:t>1</m:t>
              </m:r>
            </m:sub>
            <m:sup>
              <m:r>
                <m:rPr>
                  <m:sty m:val="p"/>
                </m:rPr>
                <w:rPr>
                  <w:rFonts w:ascii="Cambria Math" w:eastAsia="PMingLiU" w:hAnsi="Cambria Math"/>
                  <w:lang w:eastAsia="zh-CN"/>
                </w:rPr>
                <m:t>3</m:t>
              </m:r>
            </m:sup>
          </m:sSubSup>
          <m:r>
            <m:rPr>
              <m:sty m:val="p"/>
            </m:rPr>
            <w:rPr>
              <w:rFonts w:ascii="Cambria Math" w:eastAsia="PMingLiU" w:hAnsi="Cambria Math"/>
              <w:lang w:eastAsia="zh-CN"/>
            </w:rPr>
            <m:t>,</m:t>
          </m:r>
          <m:sSubSup>
            <m:sSubSupPr>
              <m:ctrlPr>
                <w:rPr>
                  <w:rFonts w:ascii="Cambria Math" w:eastAsia="PMingLiU" w:hAnsi="Cambria Math"/>
                  <w:lang w:eastAsia="zh-CN"/>
                </w:rPr>
              </m:ctrlPr>
            </m:sSubSupPr>
            <m:e>
              <m:r>
                <m:rPr>
                  <m:sty m:val="p"/>
                </m:rPr>
                <w:rPr>
                  <w:rFonts w:ascii="Cambria Math" w:eastAsia="PMingLiU" w:hAnsi="Cambria Math"/>
                  <w:lang w:eastAsia="zh-CN"/>
                </w:rPr>
                <m:t>f</m:t>
              </m:r>
            </m:e>
            <m:sub>
              <m:r>
                <m:rPr>
                  <m:sty m:val="p"/>
                </m:rPr>
                <w:rPr>
                  <w:rFonts w:ascii="Cambria Math" w:eastAsia="PMingLiU" w:hAnsi="Cambria Math"/>
                  <w:lang w:eastAsia="zh-CN"/>
                </w:rPr>
                <m:t>2</m:t>
              </m:r>
            </m:sub>
            <m:sup>
              <m:r>
                <m:rPr>
                  <m:sty m:val="p"/>
                </m:rPr>
                <w:rPr>
                  <w:rFonts w:ascii="Cambria Math" w:eastAsia="PMingLiU" w:hAnsi="Cambria Math"/>
                  <w:lang w:eastAsia="zh-CN"/>
                </w:rPr>
                <m:t>3</m:t>
              </m:r>
            </m:sup>
          </m:sSubSup>
          <m:r>
            <m:rPr>
              <m:sty m:val="p"/>
            </m:rPr>
            <w:rPr>
              <w:rFonts w:ascii="Cambria Math" w:eastAsia="PMingLiU" w:hAnsi="Cambria Math"/>
              <w:lang w:eastAsia="zh-CN"/>
            </w:rPr>
            <m:t>}</m:t>
          </m:r>
        </m:oMath>
        <w:r w:rsidRPr="002D71A5" w:rsidDel="007E0E85">
          <w:rPr>
            <w:rFonts w:hint="eastAsia"/>
          </w:rPr>
          <w:delText>.  The frequency set {</w:delText>
        </w:r>
        <m:oMath>
          <m:sSubSup>
            <m:sSubSupPr>
              <m:ctrlPr>
                <w:rPr>
                  <w:rFonts w:ascii="Cambria Math" w:eastAsia="PMingLiU" w:hAnsi="Cambria Math"/>
                  <w:lang w:eastAsia="zh-CN"/>
                </w:rPr>
              </m:ctrlPr>
            </m:sSubSupPr>
            <m:e>
              <m:r>
                <m:rPr>
                  <m:sty m:val="p"/>
                </m:rPr>
                <w:rPr>
                  <w:rFonts w:ascii="Cambria Math" w:eastAsia="PMingLiU" w:hAnsi="Cambria Math"/>
                  <w:lang w:eastAsia="zh-CN"/>
                </w:rPr>
                <m:t>f</m:t>
              </m:r>
            </m:e>
            <m:sub>
              <m:r>
                <m:rPr>
                  <m:sty m:val="p"/>
                </m:rPr>
                <w:rPr>
                  <w:rFonts w:ascii="Cambria Math" w:eastAsia="PMingLiU" w:hAnsi="Cambria Math"/>
                  <w:lang w:eastAsia="zh-CN"/>
                </w:rPr>
                <m:t>1</m:t>
              </m:r>
            </m:sub>
            <m:sup>
              <m:r>
                <m:rPr>
                  <m:sty m:val="p"/>
                </m:rPr>
                <w:rPr>
                  <w:rFonts w:ascii="Cambria Math" w:eastAsia="PMingLiU" w:hAnsi="Cambria Math"/>
                  <w:lang w:eastAsia="zh-CN"/>
                </w:rPr>
                <m:t>1</m:t>
              </m:r>
            </m:sup>
          </m:sSubSup>
          <m:r>
            <m:rPr>
              <m:sty m:val="p"/>
            </m:rPr>
            <w:rPr>
              <w:rFonts w:ascii="Cambria Math" w:eastAsia="PMingLiU" w:hAnsi="Cambria Math"/>
              <w:lang w:eastAsia="zh-CN"/>
            </w:rPr>
            <m:t>,</m:t>
          </m:r>
          <m:sSubSup>
            <m:sSubSupPr>
              <m:ctrlPr>
                <w:rPr>
                  <w:rFonts w:ascii="Cambria Math" w:eastAsia="PMingLiU" w:hAnsi="Cambria Math"/>
                  <w:lang w:eastAsia="zh-CN"/>
                </w:rPr>
              </m:ctrlPr>
            </m:sSubSupPr>
            <m:e>
              <m:r>
                <m:rPr>
                  <m:sty m:val="p"/>
                </m:rPr>
                <w:rPr>
                  <w:rFonts w:ascii="Cambria Math" w:eastAsia="PMingLiU" w:hAnsi="Cambria Math"/>
                  <w:lang w:eastAsia="zh-CN"/>
                </w:rPr>
                <m:t>f</m:t>
              </m:r>
            </m:e>
            <m:sub>
              <m:r>
                <m:rPr>
                  <m:sty m:val="p"/>
                </m:rPr>
                <w:rPr>
                  <w:rFonts w:ascii="Cambria Math" w:eastAsia="PMingLiU" w:hAnsi="Cambria Math"/>
                  <w:lang w:eastAsia="zh-CN"/>
                </w:rPr>
                <m:t>2</m:t>
              </m:r>
            </m:sub>
            <m:sup>
              <m:r>
                <m:rPr>
                  <m:sty m:val="p"/>
                </m:rPr>
                <w:rPr>
                  <w:rFonts w:ascii="Cambria Math" w:eastAsia="PMingLiU" w:hAnsi="Cambria Math"/>
                  <w:lang w:eastAsia="zh-CN"/>
                </w:rPr>
                <m:t>1</m:t>
              </m:r>
            </m:sup>
          </m:sSubSup>
          <m:r>
            <m:rPr>
              <m:sty m:val="p"/>
            </m:rPr>
            <w:rPr>
              <w:rFonts w:ascii="Cambria Math" w:eastAsia="PMingLiU" w:hAnsi="Cambria Math"/>
              <w:lang w:eastAsia="zh-CN"/>
            </w:rPr>
            <m:t>,</m:t>
          </m:r>
          <m:sSubSup>
            <m:sSubSupPr>
              <m:ctrlPr>
                <w:rPr>
                  <w:rFonts w:ascii="Cambria Math" w:eastAsia="PMingLiU" w:hAnsi="Cambria Math"/>
                  <w:lang w:eastAsia="zh-CN"/>
                </w:rPr>
              </m:ctrlPr>
            </m:sSubSupPr>
            <m:e>
              <m:r>
                <m:rPr>
                  <m:sty m:val="p"/>
                </m:rPr>
                <w:rPr>
                  <w:rFonts w:ascii="Cambria Math" w:eastAsia="PMingLiU" w:hAnsi="Cambria Math"/>
                  <w:lang w:eastAsia="zh-CN"/>
                </w:rPr>
                <m:t>f</m:t>
              </m:r>
            </m:e>
            <m:sub>
              <m:r>
                <m:rPr>
                  <m:sty m:val="p"/>
                </m:rPr>
                <w:rPr>
                  <w:rFonts w:ascii="Cambria Math" w:eastAsia="PMingLiU" w:hAnsi="Cambria Math"/>
                  <w:lang w:eastAsia="zh-CN"/>
                </w:rPr>
                <m:t>3</m:t>
              </m:r>
            </m:sub>
            <m:sup>
              <m:r>
                <m:rPr>
                  <m:sty m:val="p"/>
                </m:rPr>
                <w:rPr>
                  <w:rFonts w:ascii="Cambria Math" w:eastAsia="PMingLiU" w:hAnsi="Cambria Math"/>
                  <w:lang w:eastAsia="zh-CN"/>
                </w:rPr>
                <m:t>2</m:t>
              </m:r>
            </m:sup>
          </m:sSubSup>
          <m:r>
            <m:rPr>
              <m:sty m:val="p"/>
            </m:rPr>
            <w:rPr>
              <w:rFonts w:ascii="Cambria Math" w:eastAsia="PMingLiU" w:hAnsi="Cambria Math"/>
              <w:lang w:eastAsia="zh-CN"/>
            </w:rPr>
            <m:t>}</m:t>
          </m:r>
        </m:oMath>
        <w:r w:rsidRPr="002D71A5" w:rsidDel="007E0E85">
          <w:rPr>
            <w:rFonts w:hint="eastAsia"/>
          </w:rPr>
          <w:delText xml:space="preserve"> </w:delText>
        </w:r>
        <w:r w:rsidDel="007E0E85">
          <w:rPr>
            <w:rFonts w:eastAsiaTheme="minorEastAsia" w:hint="eastAsia"/>
            <w:lang w:eastAsia="zh-HK"/>
          </w:rPr>
          <w:delText>is also not a UCF</w:delText>
        </w:r>
        <w:r w:rsidRPr="002D71A5" w:rsidDel="007E0E85">
          <w:rPr>
            <w:rFonts w:hint="eastAsia"/>
          </w:rPr>
          <w:delText xml:space="preserve"> since  </w:delText>
        </w:r>
        <m:oMath>
          <m:sSubSup>
            <m:sSubSupPr>
              <m:ctrlPr>
                <w:rPr>
                  <w:rFonts w:ascii="Cambria Math" w:eastAsia="PMingLiU" w:hAnsi="Cambria Math"/>
                  <w:lang w:eastAsia="zh-CN"/>
                </w:rPr>
              </m:ctrlPr>
            </m:sSubSupPr>
            <m:e>
              <m:r>
                <m:rPr>
                  <m:sty m:val="p"/>
                </m:rPr>
                <w:rPr>
                  <w:rFonts w:ascii="Cambria Math" w:eastAsia="PMingLiU" w:hAnsi="Cambria Math"/>
                  <w:lang w:eastAsia="zh-CN"/>
                </w:rPr>
                <m:t>f</m:t>
              </m:r>
            </m:e>
            <m:sub>
              <m:r>
                <m:rPr>
                  <m:sty m:val="p"/>
                </m:rPr>
                <w:rPr>
                  <w:rFonts w:ascii="Cambria Math" w:eastAsia="PMingLiU" w:hAnsi="Cambria Math"/>
                  <w:lang w:eastAsia="zh-CN"/>
                </w:rPr>
                <m:t>1</m:t>
              </m:r>
            </m:sub>
            <m:sup>
              <m:r>
                <m:rPr>
                  <m:sty m:val="p"/>
                </m:rPr>
                <w:rPr>
                  <w:rFonts w:ascii="Cambria Math" w:eastAsia="PMingLiU" w:hAnsi="Cambria Math"/>
                  <w:lang w:eastAsia="zh-CN"/>
                </w:rPr>
                <m:t>1</m:t>
              </m:r>
            </m:sup>
          </m:sSubSup>
        </m:oMath>
        <w:r w:rsidRPr="002D71A5" w:rsidDel="007E0E85">
          <w:rPr>
            <w:rFonts w:hint="eastAsia"/>
          </w:rPr>
          <w:delText xml:space="preserve"> does not comparable with </w:delText>
        </w:r>
        <m:oMath>
          <m:sSubSup>
            <m:sSubSupPr>
              <m:ctrlPr>
                <w:rPr>
                  <w:rFonts w:ascii="Cambria Math" w:eastAsia="PMingLiU" w:hAnsi="Cambria Math"/>
                  <w:lang w:eastAsia="zh-CN"/>
                </w:rPr>
              </m:ctrlPr>
            </m:sSubSupPr>
            <m:e>
              <m:r>
                <m:rPr>
                  <m:sty m:val="p"/>
                </m:rPr>
                <w:rPr>
                  <w:rFonts w:ascii="Cambria Math" w:eastAsia="PMingLiU" w:hAnsi="Cambria Math"/>
                  <w:lang w:eastAsia="zh-CN"/>
                </w:rPr>
                <m:t>f</m:t>
              </m:r>
            </m:e>
            <m:sub>
              <m:r>
                <m:rPr>
                  <m:sty m:val="p"/>
                </m:rPr>
                <w:rPr>
                  <w:rFonts w:ascii="Cambria Math" w:eastAsia="PMingLiU" w:hAnsi="Cambria Math"/>
                  <w:lang w:eastAsia="zh-CN"/>
                </w:rPr>
                <m:t>3</m:t>
              </m:r>
            </m:sub>
            <m:sup>
              <m:r>
                <m:rPr>
                  <m:sty m:val="p"/>
                </m:rPr>
                <w:rPr>
                  <w:rFonts w:ascii="Cambria Math" w:eastAsia="PMingLiU" w:hAnsi="Cambria Math"/>
                  <w:lang w:eastAsia="zh-CN"/>
                </w:rPr>
                <m:t>2</m:t>
              </m:r>
            </m:sup>
          </m:sSubSup>
        </m:oMath>
        <w:r w:rsidRPr="002D71A5" w:rsidDel="007E0E85">
          <w:rPr>
            <w:rFonts w:hint="eastAsia"/>
          </w:rPr>
          <w:delText xml:space="preserve">, although both of them are comparable with </w:delText>
        </w:r>
        <m:oMath>
          <m:sSubSup>
            <m:sSubSupPr>
              <m:ctrlPr>
                <w:rPr>
                  <w:rFonts w:ascii="Cambria Math" w:eastAsia="PMingLiU" w:hAnsi="Cambria Math"/>
                  <w:lang w:eastAsia="zh-CN"/>
                </w:rPr>
              </m:ctrlPr>
            </m:sSubSupPr>
            <m:e>
              <m:r>
                <m:rPr>
                  <m:sty m:val="p"/>
                </m:rPr>
                <w:rPr>
                  <w:rFonts w:ascii="Cambria Math" w:eastAsia="PMingLiU" w:hAnsi="Cambria Math"/>
                  <w:lang w:eastAsia="zh-CN"/>
                </w:rPr>
                <m:t>f</m:t>
              </m:r>
            </m:e>
            <m:sub>
              <m:r>
                <m:rPr>
                  <m:sty m:val="p"/>
                </m:rPr>
                <w:rPr>
                  <w:rFonts w:ascii="Cambria Math" w:eastAsia="PMingLiU" w:hAnsi="Cambria Math"/>
                  <w:lang w:eastAsia="zh-CN"/>
                </w:rPr>
                <m:t>2</m:t>
              </m:r>
            </m:sub>
            <m:sup>
              <m:r>
                <m:rPr>
                  <m:sty m:val="p"/>
                </m:rPr>
                <w:rPr>
                  <w:rFonts w:ascii="Cambria Math" w:eastAsia="PMingLiU" w:hAnsi="Cambria Math"/>
                  <w:lang w:eastAsia="zh-CN"/>
                </w:rPr>
                <m:t>1</m:t>
              </m:r>
            </m:sup>
          </m:sSubSup>
        </m:oMath>
        <w:r w:rsidRPr="002D71A5" w:rsidDel="007E0E85">
          <w:rPr>
            <w:rFonts w:hint="eastAsia"/>
          </w:rPr>
          <w:delText>.  The same conclusion can be made for {</w:delText>
        </w:r>
        <m:oMath>
          <m:sSubSup>
            <m:sSubSupPr>
              <m:ctrlPr>
                <w:rPr>
                  <w:rFonts w:ascii="Cambria Math" w:eastAsia="PMingLiU" w:hAnsi="Cambria Math"/>
                  <w:lang w:eastAsia="zh-CN"/>
                </w:rPr>
              </m:ctrlPr>
            </m:sSubSupPr>
            <m:e>
              <m:r>
                <m:rPr>
                  <m:sty m:val="p"/>
                </m:rPr>
                <w:rPr>
                  <w:rFonts w:ascii="Cambria Math" w:eastAsia="PMingLiU" w:hAnsi="Cambria Math"/>
                  <w:lang w:eastAsia="zh-CN"/>
                </w:rPr>
                <m:t>f</m:t>
              </m:r>
            </m:e>
            <m:sub>
              <m:r>
                <m:rPr>
                  <m:sty m:val="p"/>
                </m:rPr>
                <w:rPr>
                  <w:rFonts w:ascii="Cambria Math" w:eastAsia="PMingLiU" w:hAnsi="Cambria Math"/>
                  <w:lang w:eastAsia="zh-CN"/>
                </w:rPr>
                <m:t>1</m:t>
              </m:r>
            </m:sub>
            <m:sup>
              <m:r>
                <m:rPr>
                  <m:sty m:val="p"/>
                </m:rPr>
                <w:rPr>
                  <w:rFonts w:ascii="Cambria Math" w:eastAsia="PMingLiU" w:hAnsi="Cambria Math"/>
                  <w:lang w:eastAsia="zh-CN"/>
                </w:rPr>
                <m:t>3</m:t>
              </m:r>
            </m:sup>
          </m:sSubSup>
          <m:r>
            <m:rPr>
              <m:sty m:val="p"/>
            </m:rPr>
            <w:rPr>
              <w:rFonts w:ascii="Cambria Math" w:eastAsia="PMingLiU" w:hAnsi="Cambria Math"/>
              <w:lang w:eastAsia="zh-CN"/>
            </w:rPr>
            <m:t>,</m:t>
          </m:r>
          <m:sSubSup>
            <m:sSubSupPr>
              <m:ctrlPr>
                <w:rPr>
                  <w:rFonts w:ascii="Cambria Math" w:eastAsia="PMingLiU" w:hAnsi="Cambria Math"/>
                  <w:lang w:eastAsia="zh-CN"/>
                </w:rPr>
              </m:ctrlPr>
            </m:sSubSupPr>
            <m:e>
              <m:r>
                <m:rPr>
                  <m:sty m:val="p"/>
                </m:rPr>
                <w:rPr>
                  <w:rFonts w:ascii="Cambria Math" w:eastAsia="PMingLiU" w:hAnsi="Cambria Math"/>
                  <w:lang w:eastAsia="zh-CN"/>
                </w:rPr>
                <m:t>f</m:t>
              </m:r>
            </m:e>
            <m:sub>
              <m:r>
                <m:rPr>
                  <m:sty m:val="p"/>
                </m:rPr>
                <w:rPr>
                  <w:rFonts w:ascii="Cambria Math" w:eastAsia="PMingLiU" w:hAnsi="Cambria Math"/>
                  <w:lang w:eastAsia="zh-CN"/>
                </w:rPr>
                <m:t>2</m:t>
              </m:r>
            </m:sub>
            <m:sup>
              <m:r>
                <m:rPr>
                  <m:sty m:val="p"/>
                </m:rPr>
                <w:rPr>
                  <w:rFonts w:ascii="Cambria Math" w:eastAsia="PMingLiU" w:hAnsi="Cambria Math"/>
                  <w:lang w:eastAsia="zh-CN"/>
                </w:rPr>
                <m:t>3</m:t>
              </m:r>
            </m:sup>
          </m:sSubSup>
          <m:r>
            <m:rPr>
              <m:sty m:val="p"/>
            </m:rPr>
            <w:rPr>
              <w:rFonts w:ascii="Cambria Math" w:eastAsia="PMingLiU" w:hAnsi="Cambria Math"/>
              <w:lang w:eastAsia="zh-CN"/>
            </w:rPr>
            <m:t>,</m:t>
          </m:r>
          <m:sSubSup>
            <m:sSubSupPr>
              <m:ctrlPr>
                <w:rPr>
                  <w:rFonts w:ascii="Cambria Math" w:eastAsia="PMingLiU" w:hAnsi="Cambria Math"/>
                  <w:lang w:eastAsia="zh-CN"/>
                </w:rPr>
              </m:ctrlPr>
            </m:sSubSupPr>
            <m:e>
              <m:r>
                <m:rPr>
                  <m:sty m:val="p"/>
                </m:rPr>
                <w:rPr>
                  <w:rFonts w:ascii="Cambria Math" w:eastAsia="PMingLiU" w:hAnsi="Cambria Math"/>
                  <w:lang w:eastAsia="zh-CN"/>
                </w:rPr>
                <m:t>f</m:t>
              </m:r>
            </m:e>
            <m:sub>
              <m:r>
                <m:rPr>
                  <m:sty m:val="p"/>
                </m:rPr>
                <w:rPr>
                  <w:rFonts w:ascii="Cambria Math" w:eastAsia="PMingLiU" w:hAnsi="Cambria Math"/>
                  <w:lang w:eastAsia="zh-CN"/>
                </w:rPr>
                <m:t>3</m:t>
              </m:r>
            </m:sub>
            <m:sup>
              <m:r>
                <m:rPr>
                  <m:sty m:val="p"/>
                </m:rPr>
                <w:rPr>
                  <w:rFonts w:ascii="Cambria Math" w:eastAsia="PMingLiU" w:hAnsi="Cambria Math"/>
                  <w:lang w:eastAsia="zh-CN"/>
                </w:rPr>
                <m:t>3</m:t>
              </m:r>
            </m:sup>
          </m:sSubSup>
          <m:r>
            <m:rPr>
              <m:sty m:val="p"/>
            </m:rPr>
            <w:rPr>
              <w:rFonts w:ascii="Cambria Math" w:eastAsia="PMingLiU" w:hAnsi="Cambria Math"/>
              <w:lang w:eastAsia="zh-CN"/>
            </w:rPr>
            <m:t>}</m:t>
          </m:r>
        </m:oMath>
        <w:r w:rsidRPr="002D71A5" w:rsidDel="007E0E85">
          <w:rPr>
            <w:rFonts w:hint="eastAsia"/>
          </w:rPr>
          <w:delText xml:space="preserve">. </w:delText>
        </w:r>
      </w:del>
    </w:p>
    <w:p w:rsidR="00D62C01" w:rsidRPr="002D71A5" w:rsidDel="007E0E85" w:rsidRDefault="00D62C01" w:rsidP="00D62C01">
      <w:pPr>
        <w:pStyle w:val="BodyText"/>
        <w:rPr>
          <w:del w:id="222" w:author="lxf" w:date="2010-12-06T23:02:00Z"/>
        </w:rPr>
      </w:pPr>
    </w:p>
    <w:p w:rsidR="00D62C01" w:rsidRPr="003E346E" w:rsidDel="007E0E85" w:rsidRDefault="00D62C01" w:rsidP="00D62C01">
      <w:pPr>
        <w:pStyle w:val="Caption"/>
        <w:jc w:val="center"/>
        <w:rPr>
          <w:del w:id="223" w:author="lxf" w:date="2010-12-06T23:02:00Z"/>
          <w:rFonts w:eastAsiaTheme="minorEastAsia"/>
          <w:color w:val="auto"/>
          <w:lang w:eastAsia="zh-CN"/>
        </w:rPr>
      </w:pPr>
      <w:del w:id="224" w:author="lxf" w:date="2010-12-06T23:02:00Z">
        <w:r w:rsidRPr="003E346E" w:rsidDel="007E0E85">
          <w:rPr>
            <w:rFonts w:eastAsiaTheme="minorEastAsia"/>
            <w:color w:val="auto"/>
            <w:lang w:eastAsia="zh-CN"/>
          </w:rPr>
          <w:object w:dxaOrig="12187" w:dyaOrig="3990">
            <v:shape id="_x0000_i1036" type="#_x0000_t75" style="width:3in;height:70.65pt" o:ole="">
              <v:imagedata r:id="rId28" o:title=""/>
            </v:shape>
            <o:OLEObject Type="Embed" ProgID="Visio.Drawing.11" ShapeID="_x0000_i1036" DrawAspect="Content" ObjectID="_1353489990" r:id="rId29"/>
          </w:object>
        </w:r>
      </w:del>
    </w:p>
    <w:p w:rsidR="00D62C01" w:rsidRPr="00C45900" w:rsidDel="007E0E85" w:rsidRDefault="00D62C01" w:rsidP="00D62C01">
      <w:pPr>
        <w:pStyle w:val="figurecaption"/>
        <w:tabs>
          <w:tab w:val="clear" w:pos="720"/>
        </w:tabs>
        <w:rPr>
          <w:del w:id="225" w:author="lxf" w:date="2010-12-06T23:02:00Z"/>
        </w:rPr>
      </w:pPr>
      <w:del w:id="226" w:author="lxf" w:date="2010-12-06T23:02:00Z">
        <w:r w:rsidRPr="00C45900" w:rsidDel="007E0E85">
          <w:delText xml:space="preserve">Figure </w:delText>
        </w:r>
        <w:r w:rsidR="00EA06C0" w:rsidDel="007E0E85">
          <w:fldChar w:fldCharType="begin"/>
        </w:r>
        <w:r w:rsidR="009A7664" w:rsidDel="007E0E85">
          <w:delInstrText xml:space="preserve"> SEQ Figure \* ARABIC </w:delInstrText>
        </w:r>
        <w:r w:rsidR="00EA06C0" w:rsidDel="007E0E85">
          <w:fldChar w:fldCharType="separate"/>
        </w:r>
        <w:r w:rsidR="00777A06" w:rsidDel="007E0E85">
          <w:delText>11</w:delText>
        </w:r>
        <w:r w:rsidR="00EA06C0" w:rsidDel="007E0E85">
          <w:fldChar w:fldCharType="end"/>
        </w:r>
        <w:r w:rsidRPr="00C45900" w:rsidDel="007E0E85">
          <w:rPr>
            <w:rFonts w:hint="eastAsia"/>
          </w:rPr>
          <w:delText xml:space="preserve"> Comparable frequencies (a) </w:delText>
        </w:r>
        <w:r w:rsidRPr="00C45900" w:rsidDel="007E0E85">
          <w:delText>universally</w:delText>
        </w:r>
        <w:r w:rsidRPr="00C45900" w:rsidDel="007E0E85">
          <w:rPr>
            <w:rFonts w:hint="eastAsia"/>
          </w:rPr>
          <w:delText xml:space="preserve"> comparable frequency sets.  </w:delText>
        </w:r>
        <w:r w:rsidRPr="00C45900" w:rsidDel="007E0E85">
          <w:delText>(</w:delText>
        </w:r>
        <w:r w:rsidRPr="00C45900" w:rsidDel="007E0E85">
          <w:rPr>
            <w:rFonts w:hint="eastAsia"/>
          </w:rPr>
          <w:delText>b) , (c)Non-</w:delText>
        </w:r>
        <w:r w:rsidRPr="00C45900" w:rsidDel="007E0E85">
          <w:delText>universally</w:delText>
        </w:r>
        <w:r w:rsidRPr="00C45900" w:rsidDel="007E0E85">
          <w:rPr>
            <w:rFonts w:hint="eastAsia"/>
          </w:rPr>
          <w:delText xml:space="preserve"> comparable frequency sets</w:delText>
        </w:r>
      </w:del>
    </w:p>
    <w:p w:rsidR="00D62C01" w:rsidRPr="00FD4AF5" w:rsidDel="007E0E85" w:rsidRDefault="00D62C01" w:rsidP="00D62C01">
      <w:pPr>
        <w:pStyle w:val="BodyText"/>
        <w:rPr>
          <w:del w:id="227" w:author="lxf" w:date="2010-12-06T23:02:00Z"/>
          <w:rFonts w:eastAsiaTheme="minorEastAsia"/>
          <w:lang w:eastAsia="zh-HK"/>
        </w:rPr>
      </w:pPr>
      <w:del w:id="228" w:author="lxf" w:date="2010-12-06T23:02:00Z">
        <w:r w:rsidRPr="002D71A5" w:rsidDel="007E0E85">
          <w:rPr>
            <w:rFonts w:hint="eastAsia"/>
          </w:rPr>
          <w:delText xml:space="preserve">UCF sets can be easily found based on </w:delText>
        </w:r>
        <m:oMath>
          <m:sSub>
            <m:sSubPr>
              <m:ctrlPr>
                <w:rPr>
                  <w:rFonts w:ascii="Cambria Math" w:eastAsia="PMingLiU" w:hAnsi="Cambria Math"/>
                  <w:sz w:val="23"/>
                  <w:szCs w:val="23"/>
                  <w:lang w:eastAsia="zh-CN"/>
                </w:rPr>
              </m:ctrlPr>
            </m:sSubPr>
            <m:e>
              <m:r>
                <m:rPr>
                  <m:scr m:val="script"/>
                  <m:sty m:val="p"/>
                </m:rPr>
                <w:rPr>
                  <w:rFonts w:ascii="Cambria Math" w:eastAsia="PMingLiU" w:hAnsi="Cambria Math"/>
                  <w:sz w:val="23"/>
                  <w:szCs w:val="23"/>
                  <w:lang w:eastAsia="zh-CN"/>
                </w:rPr>
                <m:t>F</m:t>
              </m:r>
            </m:e>
            <m:sub>
              <m:r>
                <m:rPr>
                  <m:sty m:val="p"/>
                </m:rPr>
                <w:rPr>
                  <w:rFonts w:ascii="Cambria Math" w:eastAsia="PMingLiU" w:hAnsi="Cambria Math"/>
                  <w:sz w:val="23"/>
                  <w:szCs w:val="23"/>
                  <w:lang w:eastAsia="zh-CN"/>
                </w:rPr>
                <m:t>clist</m:t>
              </m:r>
            </m:sub>
          </m:sSub>
        </m:oMath>
        <w:r w:rsidRPr="002D71A5" w:rsidDel="007E0E85">
          <w:rPr>
            <w:rFonts w:hint="eastAsia"/>
          </w:rPr>
          <w:delText xml:space="preserve">  and </w:delText>
        </w:r>
        <m:oMath>
          <m:r>
            <m:rPr>
              <m:scr m:val="script"/>
              <m:sty m:val="p"/>
            </m:rPr>
            <w:rPr>
              <w:rFonts w:ascii="Cambria Math" w:eastAsia="PMingLiU" w:hAnsi="Cambria Math"/>
              <w:sz w:val="23"/>
              <w:szCs w:val="23"/>
              <w:lang w:eastAsia="zh-CN"/>
            </w:rPr>
            <m:t>N</m:t>
          </m:r>
        </m:oMath>
        <w:r w:rsidRPr="002D71A5" w:rsidDel="007E0E85">
          <w:rPr>
            <w:rFonts w:hint="eastAsia"/>
          </w:rPr>
          <w:delText xml:space="preserve">. </w:delText>
        </w:r>
        <w:r w:rsidDel="007E0E85">
          <w:rPr>
            <w:rFonts w:eastAsiaTheme="minorEastAsia" w:hint="eastAsia"/>
            <w:lang w:eastAsia="zh-HK"/>
          </w:rPr>
          <w:delText>The detailed procedure is omitted for brevity.</w:delText>
        </w:r>
      </w:del>
    </w:p>
    <w:p w:rsidR="00D62C01" w:rsidRDefault="00D62C01" w:rsidP="00D62C01">
      <w:pPr>
        <w:pStyle w:val="BodyText"/>
        <w:rPr>
          <w:rFonts w:eastAsiaTheme="minorEastAsia"/>
          <w:lang w:eastAsia="zh-HK"/>
        </w:rPr>
      </w:pPr>
      <w:r>
        <w:rPr>
          <w:rFonts w:eastAsiaTheme="minorEastAsia" w:hint="eastAsia"/>
          <w:lang w:eastAsia="zh-HK"/>
        </w:rPr>
        <w:t>We</w:t>
      </w:r>
      <w:r w:rsidRPr="002D71A5">
        <w:t xml:space="preserve"> use an example </w:t>
      </w:r>
      <w:r w:rsidRPr="002D71A5">
        <w:rPr>
          <w:rFonts w:hint="eastAsia"/>
        </w:rPr>
        <w:t xml:space="preserve">to </w:t>
      </w:r>
      <w:r w:rsidRPr="002D71A5">
        <w:t>illustrate</w:t>
      </w:r>
      <w:r w:rsidRPr="002D71A5">
        <w:rPr>
          <w:rFonts w:hint="eastAsia"/>
        </w:rPr>
        <w:t xml:space="preserve"> the above frequency </w:t>
      </w:r>
      <w:r w:rsidRPr="002D71A5">
        <w:t>matching</w:t>
      </w:r>
      <w:r w:rsidRPr="002D71A5">
        <w:rPr>
          <w:rFonts w:hint="eastAsia"/>
        </w:rPr>
        <w:t xml:space="preserve"> procedures </w:t>
      </w:r>
      <w:r>
        <w:rPr>
          <w:rFonts w:eastAsiaTheme="minorEastAsia" w:hint="eastAsia"/>
          <w:lang w:eastAsia="zh-HK"/>
        </w:rPr>
        <w:t xml:space="preserve">in a </w:t>
      </w:r>
      <w:r w:rsidRPr="002D71A5">
        <w:rPr>
          <w:rFonts w:hint="eastAsia"/>
        </w:rPr>
        <w:t>step by step</w:t>
      </w:r>
      <w:r>
        <w:rPr>
          <w:rFonts w:eastAsiaTheme="minorEastAsia" w:hint="eastAsia"/>
          <w:lang w:eastAsia="zh-HK"/>
        </w:rPr>
        <w:t xml:space="preserve"> manner</w:t>
      </w:r>
      <w:r w:rsidRPr="002D71A5">
        <w:rPr>
          <w:rFonts w:hint="eastAsia"/>
        </w:rPr>
        <w:t xml:space="preserve">. </w:t>
      </w:r>
      <w:r w:rsidRPr="002D71A5">
        <w:t>Assume</w:t>
      </w:r>
      <w:r w:rsidRPr="002D71A5">
        <w:rPr>
          <w:rFonts w:hint="eastAsia"/>
        </w:rPr>
        <w:t xml:space="preserve"> we </w:t>
      </w:r>
      <w:r w:rsidRPr="002D71A5">
        <w:rPr>
          <w:rFonts w:hint="eastAsia"/>
        </w:rPr>
        <w:lastRenderedPageBreak/>
        <w:t>have four sensors S</w:t>
      </w:r>
      <w:r w:rsidRPr="00047877">
        <w:rPr>
          <w:vertAlign w:val="subscript"/>
        </w:rPr>
        <w:t>1</w:t>
      </w:r>
      <w:r w:rsidRPr="002D71A5">
        <w:rPr>
          <w:rFonts w:hint="eastAsia"/>
        </w:rPr>
        <w:t>~S</w:t>
      </w:r>
      <w:r w:rsidRPr="00047877">
        <w:rPr>
          <w:vertAlign w:val="subscript"/>
        </w:rPr>
        <w:t>4</w:t>
      </w:r>
      <w:r w:rsidRPr="002D71A5">
        <w:rPr>
          <w:rFonts w:hint="eastAsia"/>
        </w:rPr>
        <w:t xml:space="preserve">, each </w:t>
      </w:r>
      <w:r>
        <w:rPr>
          <w:rFonts w:eastAsiaTheme="minorEastAsia" w:hint="eastAsia"/>
          <w:lang w:eastAsia="zh-HK"/>
        </w:rPr>
        <w:t>identifying</w:t>
      </w:r>
      <w:r w:rsidRPr="002D71A5">
        <w:rPr>
          <w:rFonts w:hint="eastAsia"/>
        </w:rPr>
        <w:t xml:space="preserve"> 5 </w:t>
      </w:r>
      <w:r>
        <w:rPr>
          <w:rFonts w:eastAsiaTheme="minorEastAsia" w:hint="eastAsia"/>
          <w:lang w:eastAsia="zh-HK"/>
        </w:rPr>
        <w:t>natural frequencies:</w:t>
      </w:r>
    </w:p>
    <w:tbl>
      <w:tblPr>
        <w:tblW w:w="0" w:type="auto"/>
        <w:jc w:val="center"/>
        <w:tblLook w:val="04A0"/>
      </w:tblPr>
      <w:tblGrid>
        <w:gridCol w:w="675"/>
        <w:gridCol w:w="3119"/>
        <w:gridCol w:w="938"/>
      </w:tblGrid>
      <w:tr w:rsidR="00D62C01" w:rsidTr="00C62D23">
        <w:trPr>
          <w:jc w:val="center"/>
        </w:trPr>
        <w:tc>
          <w:tcPr>
            <w:tcW w:w="675" w:type="dxa"/>
            <w:vAlign w:val="center"/>
          </w:tcPr>
          <w:p w:rsidR="00D62C01" w:rsidRPr="002D71A5" w:rsidRDefault="00D62C01" w:rsidP="008216C4">
            <w:pPr>
              <w:pStyle w:val="BodyText"/>
            </w:pPr>
          </w:p>
        </w:tc>
        <w:tc>
          <w:tcPr>
            <w:tcW w:w="3119" w:type="dxa"/>
            <w:vAlign w:val="center"/>
          </w:tcPr>
          <w:p w:rsidR="00D62C01" w:rsidRPr="002D71A5" w:rsidRDefault="00D62C01" w:rsidP="008216C4">
            <w:pPr>
              <w:pStyle w:val="BodyText"/>
            </w:pPr>
            <m:oMathPara>
              <m:oMath>
                <m:r>
                  <m:rPr>
                    <m:scr m:val="script"/>
                    <m:sty m:val="p"/>
                  </m:rPr>
                  <w:rPr>
                    <w:rFonts w:ascii="Cambria Math" w:hAnsi="Cambria Math"/>
                  </w:rPr>
                  <m:t>F=</m:t>
                </m:r>
                <m:d>
                  <m:dPr>
                    <m:begChr m:val="["/>
                    <m:endChr m:val="]"/>
                    <m:ctrlPr>
                      <w:rPr>
                        <w:rFonts w:ascii="Cambria Math" w:hAnsi="Cambria Math"/>
                      </w:rPr>
                    </m:ctrlPr>
                  </m:dPr>
                  <m:e>
                    <m:m>
                      <m:mPr>
                        <m:mcs>
                          <m:mc>
                            <m:mcPr>
                              <m:count m:val="5"/>
                              <m:mcJc m:val="center"/>
                            </m:mcPr>
                          </m:mc>
                        </m:mcs>
                        <m:ctrlPr>
                          <w:rPr>
                            <w:rFonts w:ascii="Cambria Math" w:hAnsi="Cambria Math"/>
                          </w:rPr>
                        </m:ctrlPr>
                      </m:mPr>
                      <m:mr>
                        <m:e>
                          <m:r>
                            <m:rPr>
                              <m:sty m:val="p"/>
                            </m:rPr>
                            <w:rPr>
                              <w:rFonts w:ascii="Cambria Math" w:hAnsi="Cambria Math"/>
                            </w:rPr>
                            <m:t>1</m:t>
                          </m:r>
                          <m:ctrlPr>
                            <w:rPr>
                              <w:rFonts w:ascii="Cambria Math" w:eastAsia="Cambria Math" w:hAnsi="Cambria Math" w:cs="Cambria Math"/>
                            </w:rPr>
                          </m:ctrlPr>
                        </m:e>
                        <m:e>
                          <m:r>
                            <m:rPr>
                              <m:sty m:val="p"/>
                            </m:rPr>
                            <w:rPr>
                              <w:rFonts w:ascii="Cambria Math" w:hAnsi="Cambria Math"/>
                            </w:rPr>
                            <m:t>4</m:t>
                          </m:r>
                          <m:ctrlPr>
                            <w:rPr>
                              <w:rFonts w:ascii="Cambria Math" w:eastAsia="Cambria Math" w:hAnsi="Cambria Math" w:cs="Cambria Math"/>
                            </w:rPr>
                          </m:ctrlPr>
                        </m:e>
                        <m:e>
                          <m:r>
                            <m:rPr>
                              <m:sty m:val="p"/>
                            </m:rPr>
                            <w:rPr>
                              <w:rFonts w:ascii="Cambria Math" w:eastAsia="Cambria Math" w:hAnsi="Cambria Math" w:cs="Cambria Math"/>
                            </w:rPr>
                            <m:t>10</m:t>
                          </m:r>
                          <m:ctrlPr>
                            <w:rPr>
                              <w:rFonts w:ascii="Cambria Math" w:eastAsia="Cambria Math" w:hAnsi="Cambria Math" w:cs="Cambria Math"/>
                            </w:rPr>
                          </m:ctrlPr>
                        </m:e>
                        <m:e>
                          <m:r>
                            <m:rPr>
                              <m:sty m:val="p"/>
                            </m:rPr>
                            <w:rPr>
                              <w:rFonts w:ascii="Cambria Math" w:hAnsi="Cambria Math"/>
                            </w:rPr>
                            <m:t>21</m:t>
                          </m:r>
                          <m:ctrlPr>
                            <w:rPr>
                              <w:rFonts w:ascii="Cambria Math" w:eastAsia="Cambria Math" w:hAnsi="Cambria Math" w:cs="Cambria Math"/>
                            </w:rPr>
                          </m:ctrlPr>
                        </m:e>
                        <m:e>
                          <m:r>
                            <m:rPr>
                              <m:sty m:val="p"/>
                            </m:rPr>
                            <w:rPr>
                              <w:rFonts w:ascii="Cambria Math" w:eastAsia="Cambria Math" w:hAnsi="Cambria Math" w:cs="Cambria Math"/>
                            </w:rPr>
                            <m:t>50</m:t>
                          </m:r>
                          <m:ctrlPr>
                            <w:rPr>
                              <w:rFonts w:ascii="Cambria Math" w:eastAsia="Cambria Math" w:hAnsi="Cambria Math" w:cs="Cambria Math"/>
                            </w:rPr>
                          </m:ctrlPr>
                        </m:e>
                      </m:mr>
                      <m:mr>
                        <m:e>
                          <m:r>
                            <m:rPr>
                              <m:sty m:val="p"/>
                            </m:rPr>
                            <w:rPr>
                              <w:rFonts w:ascii="Cambria Math" w:hAnsi="Cambria Math"/>
                            </w:rPr>
                            <m:t>3.9</m:t>
                          </m:r>
                          <m:ctrlPr>
                            <w:rPr>
                              <w:rFonts w:ascii="Cambria Math" w:eastAsia="Cambria Math" w:hAnsi="Cambria Math" w:cs="Cambria Math"/>
                            </w:rPr>
                          </m:ctrlPr>
                        </m:e>
                        <m:e>
                          <m:r>
                            <m:rPr>
                              <m:sty m:val="p"/>
                            </m:rPr>
                            <w:rPr>
                              <w:rFonts w:ascii="Cambria Math" w:hAnsi="Cambria Math"/>
                            </w:rPr>
                            <m:t>11</m:t>
                          </m:r>
                          <m:ctrlPr>
                            <w:rPr>
                              <w:rFonts w:ascii="Cambria Math" w:eastAsia="Cambria Math" w:hAnsi="Cambria Math" w:cs="Cambria Math"/>
                            </w:rPr>
                          </m:ctrlPr>
                        </m:e>
                        <m:e>
                          <m:r>
                            <m:rPr>
                              <m:sty m:val="p"/>
                            </m:rPr>
                            <w:rPr>
                              <w:rFonts w:ascii="Cambria Math" w:eastAsia="Cambria Math" w:hAnsi="Cambria Math" w:cs="Cambria Math"/>
                            </w:rPr>
                            <m:t>20</m:t>
                          </m:r>
                          <m:ctrlPr>
                            <w:rPr>
                              <w:rFonts w:ascii="Cambria Math" w:eastAsia="Cambria Math" w:hAnsi="Cambria Math" w:cs="Cambria Math"/>
                            </w:rPr>
                          </m:ctrlPr>
                        </m:e>
                        <m:e>
                          <m:r>
                            <m:rPr>
                              <m:sty m:val="p"/>
                            </m:rPr>
                            <w:rPr>
                              <w:rFonts w:ascii="Cambria Math" w:hAnsi="Cambria Math"/>
                            </w:rPr>
                            <m:t>30</m:t>
                          </m:r>
                          <m:ctrlPr>
                            <w:rPr>
                              <w:rFonts w:ascii="Cambria Math" w:eastAsia="Cambria Math" w:hAnsi="Cambria Math" w:cs="Cambria Math"/>
                            </w:rPr>
                          </m:ctrlPr>
                        </m:e>
                        <m:e>
                          <m:r>
                            <m:rPr>
                              <m:sty m:val="p"/>
                            </m:rPr>
                            <w:rPr>
                              <w:rFonts w:ascii="Cambria Math" w:eastAsia="Cambria Math" w:hAnsi="Cambria Math" w:cs="Cambria Math"/>
                            </w:rPr>
                            <m:t>49</m:t>
                          </m:r>
                          <m:ctrlPr>
                            <w:rPr>
                              <w:rFonts w:ascii="Cambria Math" w:eastAsia="Cambria Math" w:hAnsi="Cambria Math" w:cs="Cambria Math"/>
                            </w:rPr>
                          </m:ctrlPr>
                        </m:e>
                      </m:mr>
                      <m:mr>
                        <m:e>
                          <m:r>
                            <m:rPr>
                              <m:sty m:val="p"/>
                            </m:rPr>
                            <w:rPr>
                              <w:rFonts w:ascii="Cambria Math" w:eastAsia="Cambria Math" w:hAnsi="Cambria Math" w:cs="Cambria Math"/>
                            </w:rPr>
                            <m:t>0.2</m:t>
                          </m:r>
                          <m:ctrlPr>
                            <w:rPr>
                              <w:rFonts w:ascii="Cambria Math" w:eastAsia="Cambria Math" w:hAnsi="Cambria Math" w:cs="Cambria Math"/>
                            </w:rPr>
                          </m:ctrlPr>
                        </m:e>
                        <m:e>
                          <m:r>
                            <m:rPr>
                              <m:sty m:val="p"/>
                            </m:rPr>
                            <w:rPr>
                              <w:rFonts w:ascii="Cambria Math" w:eastAsia="Cambria Math" w:hAnsi="Cambria Math" w:cs="Cambria Math"/>
                            </w:rPr>
                            <m:t>0.9</m:t>
                          </m:r>
                          <m:ctrlPr>
                            <w:rPr>
                              <w:rFonts w:ascii="Cambria Math" w:eastAsia="Cambria Math" w:hAnsi="Cambria Math" w:cs="Cambria Math"/>
                            </w:rPr>
                          </m:ctrlPr>
                        </m:e>
                        <m:e>
                          <m:r>
                            <m:rPr>
                              <m:sty m:val="p"/>
                            </m:rPr>
                            <w:rPr>
                              <w:rFonts w:ascii="Cambria Math" w:eastAsia="Cambria Math" w:hAnsi="Cambria Math" w:cs="Cambria Math"/>
                            </w:rPr>
                            <m:t>4</m:t>
                          </m:r>
                        </m:e>
                        <m:e>
                          <m:r>
                            <m:rPr>
                              <m:sty m:val="p"/>
                            </m:rPr>
                            <w:rPr>
                              <w:rFonts w:ascii="Cambria Math" w:hAnsi="Cambria Math"/>
                            </w:rPr>
                            <m:t>9.5</m:t>
                          </m:r>
                        </m:e>
                        <m:e>
                          <m:r>
                            <m:rPr>
                              <m:sty m:val="p"/>
                            </m:rPr>
                            <w:rPr>
                              <w:rFonts w:ascii="Cambria Math" w:hAnsi="Cambria Math"/>
                            </w:rPr>
                            <m:t>51</m:t>
                          </m:r>
                          <m:ctrlPr>
                            <w:rPr>
                              <w:rFonts w:ascii="Cambria Math" w:eastAsia="Cambria Math" w:hAnsi="Cambria Math" w:cs="Cambria Math"/>
                            </w:rPr>
                          </m:ctrlPr>
                        </m:e>
                      </m:mr>
                      <m:mr>
                        <m:e>
                          <m:r>
                            <m:rPr>
                              <m:sty m:val="p"/>
                            </m:rPr>
                            <w:rPr>
                              <w:rFonts w:ascii="Cambria Math" w:hAnsi="Cambria Math"/>
                            </w:rPr>
                            <m:t>4</m:t>
                          </m:r>
                          <m:ctrlPr>
                            <w:rPr>
                              <w:rFonts w:ascii="Cambria Math" w:eastAsia="Cambria Math" w:hAnsi="Cambria Math" w:cs="Cambria Math"/>
                            </w:rPr>
                          </m:ctrlPr>
                        </m:e>
                        <m:e>
                          <m:r>
                            <m:rPr>
                              <m:sty m:val="p"/>
                            </m:rPr>
                            <w:rPr>
                              <w:rFonts w:ascii="Cambria Math" w:hAnsi="Cambria Math"/>
                            </w:rPr>
                            <m:t>6</m:t>
                          </m:r>
                          <m:ctrlPr>
                            <w:rPr>
                              <w:rFonts w:ascii="Cambria Math" w:eastAsia="Cambria Math" w:hAnsi="Cambria Math" w:cs="Cambria Math"/>
                            </w:rPr>
                          </m:ctrlPr>
                        </m:e>
                        <m:e>
                          <m:r>
                            <m:rPr>
                              <m:sty m:val="p"/>
                            </m:rPr>
                            <w:rPr>
                              <w:rFonts w:ascii="Cambria Math" w:eastAsia="Cambria Math" w:hAnsi="Cambria Math" w:cs="Cambria Math"/>
                            </w:rPr>
                            <m:t>15</m:t>
                          </m:r>
                        </m:e>
                        <m:e>
                          <m:r>
                            <m:rPr>
                              <m:sty m:val="p"/>
                            </m:rPr>
                            <w:rPr>
                              <w:rFonts w:ascii="Cambria Math" w:hAnsi="Cambria Math"/>
                            </w:rPr>
                            <m:t>30</m:t>
                          </m:r>
                          <m:ctrlPr>
                            <w:rPr>
                              <w:rFonts w:ascii="Cambria Math" w:eastAsia="Cambria Math" w:hAnsi="Cambria Math" w:cs="Cambria Math"/>
                            </w:rPr>
                          </m:ctrlPr>
                        </m:e>
                        <m:e>
                          <m:r>
                            <m:rPr>
                              <m:sty m:val="p"/>
                            </m:rPr>
                            <w:rPr>
                              <w:rFonts w:ascii="Cambria Math" w:eastAsia="Cambria Math" w:hAnsi="Cambria Math" w:cs="Cambria Math"/>
                            </w:rPr>
                            <m:t>80</m:t>
                          </m:r>
                        </m:e>
                      </m:mr>
                    </m:m>
                  </m:e>
                </m:d>
              </m:oMath>
            </m:oMathPara>
          </w:p>
        </w:tc>
        <w:tc>
          <w:tcPr>
            <w:tcW w:w="938" w:type="dxa"/>
            <w:vAlign w:val="center"/>
          </w:tcPr>
          <w:p w:rsidR="00D62C01" w:rsidRPr="002D71A5" w:rsidRDefault="00D62C01" w:rsidP="008216C4">
            <w:pPr>
              <w:pStyle w:val="BodyText"/>
            </w:pPr>
            <w:r w:rsidRPr="002D71A5">
              <w:rPr>
                <w:rFonts w:hint="eastAsia"/>
              </w:rPr>
              <w:t>(</w:t>
            </w:r>
            <w:r w:rsidR="00B02D4A" w:rsidRPr="00B02D4A">
              <w:t>8</w:t>
            </w:r>
            <w:r w:rsidRPr="002D71A5">
              <w:rPr>
                <w:rFonts w:hint="eastAsia"/>
              </w:rPr>
              <w:t>)</w:t>
            </w:r>
          </w:p>
        </w:tc>
      </w:tr>
    </w:tbl>
    <w:p w:rsidR="00D62C01" w:rsidRPr="002D71A5" w:rsidRDefault="00D62C01" w:rsidP="00D62C01">
      <w:pPr>
        <w:pStyle w:val="BodyText"/>
      </w:pPr>
      <w:proofErr w:type="gramStart"/>
      <w:r w:rsidRPr="002D71A5">
        <w:rPr>
          <w:rFonts w:hint="eastAsia"/>
        </w:rPr>
        <w:t xml:space="preserve">Assume </w:t>
      </w:r>
      <m:oMath>
        <w:proofErr w:type="gramEnd"/>
        <m:r>
          <m:rPr>
            <m:sty m:val="p"/>
          </m:rPr>
          <w:rPr>
            <w:rFonts w:ascii="Cambria Math" w:hAnsi="Cambria Math"/>
          </w:rPr>
          <m:t>γ=15</m:t>
        </m:r>
      </m:oMath>
      <w:r w:rsidRPr="002D71A5">
        <w:rPr>
          <w:rFonts w:hint="eastAsia"/>
        </w:rPr>
        <w:t xml:space="preserve">, the </w:t>
      </w:r>
      <w:r w:rsidRPr="002D71A5">
        <w:t xml:space="preserve">comparability list for each </w:t>
      </w:r>
      <w:r w:rsidRPr="002D71A5">
        <w:rPr>
          <w:rFonts w:hint="eastAsia"/>
        </w:rPr>
        <w:t>frequency in</w:t>
      </w:r>
      <w:r>
        <w:rPr>
          <w:rFonts w:eastAsiaTheme="minorEastAsia" w:hint="eastAsia"/>
          <w:lang w:eastAsia="zh-HK"/>
        </w:rPr>
        <w:t xml:space="preserve"> </w:t>
      </w:r>
      <m:oMath>
        <m:r>
          <m:rPr>
            <m:scr m:val="script"/>
            <m:sty m:val="p"/>
          </m:rPr>
          <w:rPr>
            <w:rFonts w:ascii="Cambria Math" w:hAnsi="Cambria Math"/>
          </w:rPr>
          <m:t xml:space="preserve"> F</m:t>
        </m:r>
      </m:oMath>
      <w:r w:rsidRPr="002D71A5">
        <w:rPr>
          <w:rFonts w:hint="eastAsia"/>
        </w:rPr>
        <w:t xml:space="preserve"> can be obtained using algorithm 1: </w:t>
      </w:r>
    </w:p>
    <w:tbl>
      <w:tblPr>
        <w:tblW w:w="5128" w:type="dxa"/>
        <w:tblLook w:val="04A0"/>
      </w:tblPr>
      <w:tblGrid>
        <w:gridCol w:w="222"/>
        <w:gridCol w:w="4976"/>
        <w:gridCol w:w="546"/>
      </w:tblGrid>
      <w:tr w:rsidR="00D62C01" w:rsidTr="008216C4">
        <w:tc>
          <w:tcPr>
            <w:tcW w:w="222" w:type="dxa"/>
            <w:vAlign w:val="center"/>
          </w:tcPr>
          <w:p w:rsidR="00D62C01" w:rsidRPr="002D71A5" w:rsidRDefault="00D62C01" w:rsidP="008216C4">
            <w:pPr>
              <w:pStyle w:val="BodyText"/>
            </w:pPr>
          </w:p>
        </w:tc>
        <w:tc>
          <w:tcPr>
            <w:tcW w:w="4360" w:type="dxa"/>
            <w:vAlign w:val="center"/>
          </w:tcPr>
          <w:p w:rsidR="00D62C01" w:rsidRPr="002D71A5" w:rsidRDefault="00EA06C0" w:rsidP="008216C4">
            <w:pPr>
              <w:pStyle w:val="BodyText"/>
            </w:pPr>
            <m:oMathPara>
              <m:oMath>
                <m:sSub>
                  <m:sSubPr>
                    <m:ctrlPr>
                      <w:rPr>
                        <w:rFonts w:ascii="Cambria Math" w:hAnsi="Cambria Math"/>
                      </w:rPr>
                    </m:ctrlPr>
                  </m:sSubPr>
                  <m:e>
                    <m:r>
                      <m:rPr>
                        <m:scr m:val="script"/>
                        <m:sty m:val="p"/>
                      </m:rPr>
                      <w:rPr>
                        <w:rFonts w:ascii="Cambria Math" w:hAnsi="Cambria Math"/>
                      </w:rPr>
                      <m:t>F</m:t>
                    </m:r>
                  </m:e>
                  <m:sub>
                    <m:r>
                      <m:rPr>
                        <m:sty m:val="p"/>
                      </m:rPr>
                      <w:rPr>
                        <w:rFonts w:ascii="Cambria Math" w:hAnsi="Cambria Math"/>
                      </w:rPr>
                      <m:t>clist</m:t>
                    </m:r>
                  </m:sub>
                </m:sSub>
                <m:r>
                  <m:rPr>
                    <m:sty m:val="p"/>
                  </m:rPr>
                  <w:rPr>
                    <w:rFonts w:ascii="Cambria Math" w:hAnsi="Cambria Math"/>
                  </w:rPr>
                  <m:t>=</m:t>
                </m:r>
                <m:d>
                  <m:dPr>
                    <m:begChr m:val="["/>
                    <m:endChr m:val="]"/>
                    <m:ctrlPr>
                      <w:rPr>
                        <w:rFonts w:ascii="Cambria Math" w:hAnsi="Cambria Math"/>
                      </w:rPr>
                    </m:ctrlPr>
                  </m:dPr>
                  <m:e>
                    <m:m>
                      <m:mPr>
                        <m:mcs>
                          <m:mc>
                            <m:mcPr>
                              <m:count m:val="5"/>
                              <m:mcJc m:val="center"/>
                            </m:mcPr>
                          </m:mc>
                        </m:mcs>
                        <m:ctrlPr>
                          <w:rPr>
                            <w:rFonts w:ascii="Cambria Math" w:hAnsi="Cambria Math"/>
                          </w:rPr>
                        </m:ctrlPr>
                      </m:mPr>
                      <m:mr>
                        <m:e>
                          <m:r>
                            <m:rPr>
                              <m:sty m:val="p"/>
                            </m:rPr>
                            <w:rPr>
                              <w:rFonts w:ascii="Cambria Math" w:hAnsi="Cambria Math"/>
                            </w:rPr>
                            <m:t>{</m:t>
                          </m:r>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3</m:t>
                              </m:r>
                            </m:sub>
                            <m:sup>
                              <m:r>
                                <m:rPr>
                                  <m:sty m:val="p"/>
                                </m:rPr>
                                <w:rPr>
                                  <w:rFonts w:ascii="Cambria Math" w:hAnsi="Cambria Math"/>
                                </w:rPr>
                                <m:t>2</m:t>
                              </m:r>
                            </m:sup>
                          </m:sSubSup>
                          <m:r>
                            <m:rPr>
                              <m:sty m:val="p"/>
                            </m:rPr>
                            <w:rPr>
                              <w:rFonts w:ascii="Cambria Math" w:hAnsi="Cambria Math"/>
                            </w:rPr>
                            <m:t>}</m:t>
                          </m:r>
                          <m:ctrlPr>
                            <w:rPr>
                              <w:rFonts w:ascii="Cambria Math" w:eastAsia="Cambria Math" w:hAnsi="Cambria Math" w:cs="Cambria Math"/>
                            </w:rPr>
                          </m:ctrlPr>
                        </m:e>
                        <m:e>
                          <m:r>
                            <m:rPr>
                              <m:sty m:val="p"/>
                            </m:rPr>
                            <w:rPr>
                              <w:rFonts w:ascii="Cambria Math" w:hAnsi="Cambria Math"/>
                            </w:rPr>
                            <m:t>{</m:t>
                          </m:r>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2</m:t>
                              </m:r>
                            </m:sub>
                            <m:sup>
                              <m:r>
                                <m:rPr>
                                  <m:sty m:val="p"/>
                                </m:rPr>
                                <w:rPr>
                                  <w:rFonts w:ascii="Cambria Math" w:hAnsi="Cambria Math"/>
                                </w:rPr>
                                <m:t>1</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3</m:t>
                              </m:r>
                            </m:sub>
                            <m:sup>
                              <m:r>
                                <m:rPr>
                                  <m:sty m:val="p"/>
                                </m:rPr>
                                <w:rPr>
                                  <w:rFonts w:ascii="Cambria Math" w:hAnsi="Cambria Math"/>
                                </w:rPr>
                                <m:t>3</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4</m:t>
                              </m:r>
                            </m:sub>
                            <m:sup>
                              <m:r>
                                <m:rPr>
                                  <m:sty m:val="p"/>
                                </m:rPr>
                                <w:rPr>
                                  <w:rFonts w:ascii="Cambria Math" w:hAnsi="Cambria Math"/>
                                </w:rPr>
                                <m:t>1</m:t>
                              </m:r>
                            </m:sup>
                          </m:sSubSup>
                          <m:r>
                            <m:rPr>
                              <m:sty m:val="p"/>
                            </m:rPr>
                            <w:rPr>
                              <w:rFonts w:ascii="Cambria Math" w:hAnsi="Cambria Math"/>
                            </w:rPr>
                            <m:t>}</m:t>
                          </m:r>
                          <m:ctrlPr>
                            <w:rPr>
                              <w:rFonts w:ascii="Cambria Math" w:eastAsia="Cambria Math" w:hAnsi="Cambria Math" w:cs="Cambria Math"/>
                            </w:rPr>
                          </m:ctrlPr>
                        </m:e>
                        <m:e>
                          <m:r>
                            <m:rPr>
                              <m:sty m:val="p"/>
                            </m:rPr>
                            <w:rPr>
                              <w:rFonts w:ascii="Cambria Math" w:hAnsi="Cambria Math"/>
                            </w:rPr>
                            <m:t>{</m:t>
                          </m:r>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2</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3</m:t>
                              </m:r>
                            </m:sub>
                            <m:sup>
                              <m:r>
                                <m:rPr>
                                  <m:sty m:val="p"/>
                                </m:rPr>
                                <w:rPr>
                                  <w:rFonts w:ascii="Cambria Math" w:hAnsi="Cambria Math"/>
                                </w:rPr>
                                <m:t>4</m:t>
                              </m:r>
                            </m:sup>
                          </m:sSubSup>
                          <m:r>
                            <m:rPr>
                              <m:sty m:val="p"/>
                            </m:rPr>
                            <w:rPr>
                              <w:rFonts w:ascii="Cambria Math" w:hAnsi="Cambria Math"/>
                            </w:rPr>
                            <m:t>}</m:t>
                          </m:r>
                          <m:ctrlPr>
                            <w:rPr>
                              <w:rFonts w:ascii="Cambria Math" w:eastAsia="Cambria Math" w:hAnsi="Cambria Math" w:cs="Cambria Math"/>
                            </w:rPr>
                          </m:ctrlPr>
                        </m:e>
                        <m:e>
                          <m:r>
                            <m:rPr>
                              <m:sty m:val="p"/>
                            </m:rPr>
                            <w:rPr>
                              <w:rFonts w:ascii="Cambria Math" w:hAnsi="Cambria Math"/>
                            </w:rPr>
                            <m:t>{</m:t>
                          </m:r>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2</m:t>
                              </m:r>
                            </m:sub>
                            <m:sup>
                              <m:r>
                                <m:rPr>
                                  <m:sty m:val="p"/>
                                </m:rPr>
                                <w:rPr>
                                  <w:rFonts w:ascii="Cambria Math" w:hAnsi="Cambria Math"/>
                                </w:rPr>
                                <m:t>3</m:t>
                              </m:r>
                            </m:sup>
                          </m:sSubSup>
                          <m:r>
                            <m:rPr>
                              <m:sty m:val="p"/>
                            </m:rPr>
                            <w:rPr>
                              <w:rFonts w:ascii="Cambria Math" w:hAnsi="Cambria Math"/>
                            </w:rPr>
                            <m:t>}</m:t>
                          </m:r>
                          <m:ctrlPr>
                            <w:rPr>
                              <w:rFonts w:ascii="Cambria Math" w:eastAsia="Cambria Math" w:hAnsi="Cambria Math" w:cs="Cambria Math"/>
                            </w:rPr>
                          </m:ctrlPr>
                        </m:e>
                        <m:e>
                          <m:r>
                            <m:rPr>
                              <m:sty m:val="p"/>
                            </m:rPr>
                            <w:rPr>
                              <w:rFonts w:ascii="Cambria Math" w:hAnsi="Cambria Math"/>
                            </w:rPr>
                            <m:t>{</m:t>
                          </m:r>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2</m:t>
                              </m:r>
                            </m:sub>
                            <m:sup>
                              <m:r>
                                <m:rPr>
                                  <m:sty m:val="p"/>
                                </m:rPr>
                                <w:rPr>
                                  <w:rFonts w:ascii="Cambria Math" w:hAnsi="Cambria Math"/>
                                </w:rPr>
                                <m:t>5</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3</m:t>
                              </m:r>
                            </m:sub>
                            <m:sup>
                              <m:r>
                                <m:rPr>
                                  <m:sty m:val="p"/>
                                </m:rPr>
                                <w:rPr>
                                  <w:rFonts w:ascii="Cambria Math" w:hAnsi="Cambria Math"/>
                                </w:rPr>
                                <m:t>5</m:t>
                              </m:r>
                            </m:sup>
                          </m:sSubSup>
                          <m:r>
                            <m:rPr>
                              <m:sty m:val="p"/>
                            </m:rPr>
                            <w:rPr>
                              <w:rFonts w:ascii="Cambria Math" w:hAnsi="Cambria Math"/>
                            </w:rPr>
                            <m:t>}</m:t>
                          </m:r>
                          <m:ctrlPr>
                            <w:rPr>
                              <w:rFonts w:ascii="Cambria Math" w:eastAsia="Cambria Math" w:hAnsi="Cambria Math" w:cs="Cambria Math"/>
                            </w:rPr>
                          </m:ctrlPr>
                        </m:e>
                      </m:mr>
                      <m:mr>
                        <m:e>
                          <m:r>
                            <m:rPr>
                              <m:sty m:val="p"/>
                            </m:rPr>
                            <w:rPr>
                              <w:rFonts w:ascii="Cambria Math" w:hAnsi="Cambria Math"/>
                            </w:rPr>
                            <m:t>{</m:t>
                          </m:r>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3</m:t>
                              </m:r>
                            </m:sub>
                            <m:sup>
                              <m:r>
                                <m:rPr>
                                  <m:sty m:val="p"/>
                                </m:rPr>
                                <w:rPr>
                                  <w:rFonts w:ascii="Cambria Math" w:hAnsi="Cambria Math"/>
                                </w:rPr>
                                <m:t>3</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4</m:t>
                              </m:r>
                            </m:sub>
                            <m:sup>
                              <m:r>
                                <m:rPr>
                                  <m:sty m:val="p"/>
                                </m:rPr>
                                <w:rPr>
                                  <w:rFonts w:ascii="Cambria Math" w:hAnsi="Cambria Math"/>
                                </w:rPr>
                                <m:t>1</m:t>
                              </m:r>
                            </m:sup>
                          </m:sSubSup>
                          <m:r>
                            <m:rPr>
                              <m:sty m:val="p"/>
                            </m:rPr>
                            <w:rPr>
                              <w:rFonts w:ascii="Cambria Math" w:hAnsi="Cambria Math"/>
                            </w:rPr>
                            <m:t>}</m:t>
                          </m:r>
                          <m:ctrlPr>
                            <w:rPr>
                              <w:rFonts w:ascii="Cambria Math" w:eastAsia="Cambria Math" w:hAnsi="Cambria Math" w:cs="Cambria Math"/>
                            </w:rPr>
                          </m:ctrlPr>
                        </m:e>
                        <m:e>
                          <m:r>
                            <m:rPr>
                              <m:sty m:val="p"/>
                            </m:rPr>
                            <w:rPr>
                              <w:rFonts w:ascii="Cambria Math" w:hAnsi="Cambria Math"/>
                            </w:rPr>
                            <m:t>{</m:t>
                          </m:r>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1</m:t>
                              </m:r>
                            </m:sub>
                            <m:sup>
                              <m:r>
                                <m:rPr>
                                  <m:sty m:val="p"/>
                                </m:rPr>
                                <w:rPr>
                                  <w:rFonts w:ascii="Cambria Math" w:hAnsi="Cambria Math"/>
                                </w:rPr>
                                <m:t>3</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3</m:t>
                              </m:r>
                            </m:sub>
                            <m:sup>
                              <m:r>
                                <m:rPr>
                                  <m:sty m:val="p"/>
                                </m:rPr>
                                <w:rPr>
                                  <w:rFonts w:ascii="Cambria Math" w:hAnsi="Cambria Math"/>
                                </w:rPr>
                                <m:t>4</m:t>
                              </m:r>
                            </m:sup>
                          </m:sSubSup>
                          <m:r>
                            <m:rPr>
                              <m:sty m:val="p"/>
                            </m:rPr>
                            <w:rPr>
                              <w:rFonts w:ascii="Cambria Math" w:hAnsi="Cambria Math"/>
                            </w:rPr>
                            <m:t>}</m:t>
                          </m:r>
                          <m:ctrlPr>
                            <w:rPr>
                              <w:rFonts w:ascii="Cambria Math" w:eastAsia="Cambria Math" w:hAnsi="Cambria Math" w:cs="Cambria Math"/>
                            </w:rPr>
                          </m:ctrlPr>
                        </m:e>
                        <m:e>
                          <m:r>
                            <m:rPr>
                              <m:sty m:val="p"/>
                            </m:rPr>
                            <w:rPr>
                              <w:rFonts w:ascii="Cambria Math" w:hAnsi="Cambria Math"/>
                            </w:rPr>
                            <m:t>{</m:t>
                          </m:r>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4</m:t>
                              </m:r>
                            </m:sub>
                            <m:sup>
                              <m:r>
                                <m:rPr>
                                  <m:sty m:val="p"/>
                                </m:rPr>
                                <w:rPr>
                                  <w:rFonts w:ascii="Cambria Math" w:hAnsi="Cambria Math"/>
                                </w:rPr>
                                <m:t>1</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4</m:t>
                              </m:r>
                            </m:sub>
                            <m:sup>
                              <m:r>
                                <m:rPr>
                                  <m:sty m:val="p"/>
                                </m:rPr>
                                <w:rPr>
                                  <w:rFonts w:ascii="Cambria Math" w:hAnsi="Cambria Math"/>
                                </w:rPr>
                                <m:t>3</m:t>
                              </m:r>
                            </m:sup>
                          </m:sSubSup>
                          <m:r>
                            <m:rPr>
                              <m:sty m:val="p"/>
                            </m:rPr>
                            <w:rPr>
                              <w:rFonts w:ascii="Cambria Math" w:hAnsi="Cambria Math"/>
                            </w:rPr>
                            <m:t>}</m:t>
                          </m:r>
                          <m:ctrlPr>
                            <w:rPr>
                              <w:rFonts w:ascii="Cambria Math" w:eastAsia="Cambria Math" w:hAnsi="Cambria Math" w:cs="Cambria Math"/>
                            </w:rPr>
                          </m:ctrlPr>
                        </m:e>
                        <m:e>
                          <m:r>
                            <m:rPr>
                              <m:sty m:val="p"/>
                            </m:rPr>
                            <w:rPr>
                              <w:rFonts w:ascii="Cambria Math" w:hAnsi="Cambria Math"/>
                            </w:rPr>
                            <m:t>{</m:t>
                          </m:r>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4</m:t>
                              </m:r>
                            </m:sub>
                            <m:sup>
                              <m:r>
                                <m:rPr>
                                  <m:sty m:val="p"/>
                                </m:rPr>
                                <w:rPr>
                                  <w:rFonts w:ascii="Cambria Math" w:hAnsi="Cambria Math"/>
                                </w:rPr>
                                <m:t>4</m:t>
                              </m:r>
                            </m:sup>
                          </m:sSubSup>
                          <m:r>
                            <m:rPr>
                              <m:sty m:val="p"/>
                            </m:rPr>
                            <w:rPr>
                              <w:rFonts w:ascii="Cambria Math" w:hAnsi="Cambria Math"/>
                            </w:rPr>
                            <m:t>}</m:t>
                          </m:r>
                          <m:ctrlPr>
                            <w:rPr>
                              <w:rFonts w:ascii="Cambria Math" w:eastAsia="Cambria Math" w:hAnsi="Cambria Math" w:cs="Cambria Math"/>
                            </w:rPr>
                          </m:ctrlPr>
                        </m:e>
                        <m:e>
                          <m:r>
                            <m:rPr>
                              <m:sty m:val="p"/>
                            </m:rPr>
                            <w:rPr>
                              <w:rFonts w:ascii="Cambria Math" w:hAnsi="Cambria Math"/>
                            </w:rPr>
                            <m:t>{</m:t>
                          </m:r>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1</m:t>
                              </m:r>
                            </m:sub>
                            <m:sup>
                              <m:r>
                                <m:rPr>
                                  <m:sty m:val="p"/>
                                </m:rPr>
                                <w:rPr>
                                  <w:rFonts w:ascii="Cambria Math" w:hAnsi="Cambria Math"/>
                                </w:rPr>
                                <m:t>5</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3</m:t>
                              </m:r>
                            </m:sub>
                            <m:sup>
                              <m:r>
                                <m:rPr>
                                  <m:sty m:val="p"/>
                                </m:rPr>
                                <w:rPr>
                                  <w:rFonts w:ascii="Cambria Math" w:hAnsi="Cambria Math"/>
                                </w:rPr>
                                <m:t>5</m:t>
                              </m:r>
                            </m:sup>
                          </m:sSubSup>
                          <m:r>
                            <m:rPr>
                              <m:sty m:val="p"/>
                            </m:rPr>
                            <w:rPr>
                              <w:rFonts w:ascii="Cambria Math" w:hAnsi="Cambria Math"/>
                            </w:rPr>
                            <m:t>}</m:t>
                          </m:r>
                          <m:ctrlPr>
                            <w:rPr>
                              <w:rFonts w:ascii="Cambria Math" w:eastAsia="Cambria Math" w:hAnsi="Cambria Math" w:cs="Cambria Math"/>
                            </w:rPr>
                          </m:ctrlPr>
                        </m:e>
                      </m:mr>
                      <m:mr>
                        <m:e>
                          <m:r>
                            <m:rPr>
                              <m:sty m:val="p"/>
                            </m:rPr>
                            <w:rPr>
                              <w:rFonts w:ascii="Cambria Math" w:hAnsi="Cambria Math"/>
                            </w:rPr>
                            <m:t>{}</m:t>
                          </m:r>
                          <m:ctrlPr>
                            <w:rPr>
                              <w:rFonts w:ascii="Cambria Math" w:eastAsia="Cambria Math" w:hAnsi="Cambria Math" w:cs="Cambria Math"/>
                            </w:rPr>
                          </m:ctrlPr>
                        </m:e>
                        <m:e>
                          <m:r>
                            <m:rPr>
                              <m:sty m:val="p"/>
                            </m:rPr>
                            <w:rPr>
                              <w:rFonts w:ascii="Cambria Math" w:hAnsi="Cambria Math"/>
                            </w:rPr>
                            <m:t>{</m:t>
                          </m:r>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1</m:t>
                              </m:r>
                            </m:sub>
                            <m:sup>
                              <m:r>
                                <m:rPr>
                                  <m:sty m:val="p"/>
                                </m:rPr>
                                <w:rPr>
                                  <w:rFonts w:ascii="Cambria Math" w:hAnsi="Cambria Math"/>
                                </w:rPr>
                                <m:t>1</m:t>
                              </m:r>
                            </m:sup>
                          </m:sSubSup>
                          <m:r>
                            <m:rPr>
                              <m:sty m:val="p"/>
                            </m:rPr>
                            <w:rPr>
                              <w:rFonts w:ascii="Cambria Math" w:hAnsi="Cambria Math"/>
                            </w:rPr>
                            <m:t>}</m:t>
                          </m:r>
                          <m:ctrlPr>
                            <w:rPr>
                              <w:rFonts w:ascii="Cambria Math" w:eastAsia="Cambria Math" w:hAnsi="Cambria Math" w:cs="Cambria Math"/>
                            </w:rPr>
                          </m:ctrlPr>
                        </m:e>
                        <m:e>
                          <m:r>
                            <m:rPr>
                              <m:sty m:val="p"/>
                            </m:rPr>
                            <w:rPr>
                              <w:rFonts w:ascii="Cambria Math" w:hAnsi="Cambria Math"/>
                            </w:rPr>
                            <m:t>{</m:t>
                          </m:r>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2</m:t>
                              </m:r>
                            </m:sub>
                            <m:sup>
                              <m:r>
                                <m:rPr>
                                  <m:sty m:val="p"/>
                                </m:rPr>
                                <w:rPr>
                                  <w:rFonts w:ascii="Cambria Math" w:hAnsi="Cambria Math"/>
                                </w:rPr>
                                <m:t>1</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4</m:t>
                              </m:r>
                            </m:sub>
                            <m:sup>
                              <m:r>
                                <m:rPr>
                                  <m:sty m:val="p"/>
                                </m:rPr>
                                <w:rPr>
                                  <w:rFonts w:ascii="Cambria Math" w:hAnsi="Cambria Math"/>
                                </w:rPr>
                                <m:t>1</m:t>
                              </m:r>
                            </m:sup>
                          </m:sSubSup>
                          <m:r>
                            <m:rPr>
                              <m:sty m:val="p"/>
                            </m:rPr>
                            <w:rPr>
                              <w:rFonts w:ascii="Cambria Math" w:hAnsi="Cambria Math"/>
                            </w:rPr>
                            <m:t>}</m:t>
                          </m:r>
                        </m:e>
                        <m:e>
                          <m:r>
                            <m:rPr>
                              <m:sty m:val="p"/>
                            </m:rPr>
                            <w:rPr>
                              <w:rFonts w:ascii="Cambria Math" w:hAnsi="Cambria Math"/>
                            </w:rPr>
                            <m:t>{</m:t>
                          </m:r>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1</m:t>
                              </m:r>
                            </m:sub>
                            <m:sup>
                              <m:r>
                                <m:rPr>
                                  <m:sty m:val="p"/>
                                </m:rPr>
                                <w:rPr>
                                  <w:rFonts w:ascii="Cambria Math" w:hAnsi="Cambria Math"/>
                                </w:rPr>
                                <m:t>3</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2</m:t>
                              </m:r>
                            </m:sub>
                            <m:sup>
                              <m:r>
                                <m:rPr>
                                  <m:sty m:val="p"/>
                                </m:rPr>
                                <w:rPr>
                                  <w:rFonts w:ascii="Cambria Math" w:hAnsi="Cambria Math"/>
                                </w:rPr>
                                <m:t>2</m:t>
                              </m:r>
                            </m:sup>
                          </m:sSubSup>
                          <m:r>
                            <m:rPr>
                              <m:sty m:val="p"/>
                            </m:rPr>
                            <w:rPr>
                              <w:rFonts w:ascii="Cambria Math" w:hAnsi="Cambria Math"/>
                            </w:rPr>
                            <m:t>}</m:t>
                          </m:r>
                        </m:e>
                        <m:e>
                          <m:r>
                            <m:rPr>
                              <m:sty m:val="p"/>
                            </m:rPr>
                            <w:rPr>
                              <w:rFonts w:ascii="Cambria Math" w:hAnsi="Cambria Math"/>
                            </w:rPr>
                            <m:t>{</m:t>
                          </m:r>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1</m:t>
                              </m:r>
                            </m:sub>
                            <m:sup>
                              <m:r>
                                <m:rPr>
                                  <m:sty m:val="p"/>
                                </m:rPr>
                                <w:rPr>
                                  <w:rFonts w:ascii="Cambria Math" w:hAnsi="Cambria Math"/>
                                </w:rPr>
                                <m:t>5</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2</m:t>
                              </m:r>
                            </m:sub>
                            <m:sup>
                              <m:r>
                                <m:rPr>
                                  <m:sty m:val="p"/>
                                </m:rPr>
                                <w:rPr>
                                  <w:rFonts w:ascii="Cambria Math" w:hAnsi="Cambria Math"/>
                                </w:rPr>
                                <m:t>5</m:t>
                              </m:r>
                            </m:sup>
                          </m:sSubSup>
                          <m:r>
                            <m:rPr>
                              <m:sty m:val="p"/>
                            </m:rPr>
                            <w:rPr>
                              <w:rFonts w:ascii="Cambria Math" w:hAnsi="Cambria Math"/>
                            </w:rPr>
                            <m:t>}</m:t>
                          </m:r>
                          <m:ctrlPr>
                            <w:rPr>
                              <w:rFonts w:ascii="Cambria Math" w:eastAsia="Cambria Math" w:hAnsi="Cambria Math" w:cs="Cambria Math"/>
                            </w:rPr>
                          </m:ctrlPr>
                        </m:e>
                      </m:mr>
                      <m:mr>
                        <m:e>
                          <m:r>
                            <m:rPr>
                              <m:sty m:val="p"/>
                            </m:rPr>
                            <w:rPr>
                              <w:rFonts w:ascii="Cambria Math" w:hAnsi="Cambria Math"/>
                            </w:rPr>
                            <m:t>{</m:t>
                          </m:r>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2</m:t>
                              </m:r>
                            </m:sub>
                            <m:sup>
                              <m:r>
                                <m:rPr>
                                  <m:sty m:val="p"/>
                                </m:rPr>
                                <w:rPr>
                                  <w:rFonts w:ascii="Cambria Math" w:hAnsi="Cambria Math"/>
                                </w:rPr>
                                <m:t>1</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3</m:t>
                              </m:r>
                            </m:sub>
                            <m:sup>
                              <m:r>
                                <m:rPr>
                                  <m:sty m:val="p"/>
                                </m:rPr>
                                <w:rPr>
                                  <w:rFonts w:ascii="Cambria Math" w:hAnsi="Cambria Math"/>
                                </w:rPr>
                                <m:t>3</m:t>
                              </m:r>
                            </m:sup>
                          </m:sSubSup>
                          <m:r>
                            <m:rPr>
                              <m:sty m:val="p"/>
                            </m:rPr>
                            <w:rPr>
                              <w:rFonts w:ascii="Cambria Math" w:hAnsi="Cambria Math"/>
                            </w:rPr>
                            <m:t>}</m:t>
                          </m:r>
                          <m:ctrlPr>
                            <w:rPr>
                              <w:rFonts w:ascii="Cambria Math" w:eastAsia="Cambria Math" w:hAnsi="Cambria Math" w:cs="Cambria Math"/>
                            </w:rPr>
                          </m:ctrlPr>
                        </m:e>
                        <m:e>
                          <m:r>
                            <m:rPr>
                              <m:sty m:val="p"/>
                            </m:rPr>
                            <w:rPr>
                              <w:rFonts w:ascii="Cambria Math" w:hAnsi="Cambria Math"/>
                            </w:rPr>
                            <m:t>{}</m:t>
                          </m:r>
                          <m:ctrlPr>
                            <w:rPr>
                              <w:rFonts w:ascii="Cambria Math" w:eastAsia="Cambria Math" w:hAnsi="Cambria Math" w:cs="Cambria Math"/>
                            </w:rPr>
                          </m:ctrlPr>
                        </m:e>
                        <m:e>
                          <m:r>
                            <m:rPr>
                              <m:sty m:val="p"/>
                            </m:rPr>
                            <w:rPr>
                              <w:rFonts w:ascii="Cambria Math" w:hAnsi="Cambria Math"/>
                            </w:rPr>
                            <m:t>{</m:t>
                          </m:r>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2</m:t>
                              </m:r>
                            </m:sub>
                            <m:sup>
                              <m:r>
                                <m:rPr>
                                  <m:sty m:val="p"/>
                                </m:rPr>
                                <w:rPr>
                                  <w:rFonts w:ascii="Cambria Math" w:hAnsi="Cambria Math"/>
                                </w:rPr>
                                <m:t>3</m:t>
                              </m:r>
                            </m:sup>
                          </m:sSubSup>
                          <m:r>
                            <m:rPr>
                              <m:sty m:val="p"/>
                            </m:rPr>
                            <w:rPr>
                              <w:rFonts w:ascii="Cambria Math" w:hAnsi="Cambria Math"/>
                            </w:rPr>
                            <m:t>}</m:t>
                          </m:r>
                        </m:e>
                        <m:e>
                          <m:r>
                            <m:rPr>
                              <m:sty m:val="p"/>
                            </m:rPr>
                            <w:rPr>
                              <w:rFonts w:ascii="Cambria Math" w:hAnsi="Cambria Math"/>
                            </w:rPr>
                            <m:t>{</m:t>
                          </m:r>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2</m:t>
                              </m:r>
                            </m:sub>
                            <m:sup>
                              <m:r>
                                <m:rPr>
                                  <m:sty m:val="p"/>
                                </m:rPr>
                                <w:rPr>
                                  <w:rFonts w:ascii="Cambria Math" w:hAnsi="Cambria Math"/>
                                </w:rPr>
                                <m:t>4</m:t>
                              </m:r>
                            </m:sup>
                          </m:sSubSup>
                          <m:r>
                            <m:rPr>
                              <m:sty m:val="p"/>
                            </m:rPr>
                            <w:rPr>
                              <w:rFonts w:ascii="Cambria Math" w:hAnsi="Cambria Math"/>
                            </w:rPr>
                            <m:t>}</m:t>
                          </m:r>
                          <m:ctrlPr>
                            <w:rPr>
                              <w:rFonts w:ascii="Cambria Math" w:eastAsia="Cambria Math" w:hAnsi="Cambria Math" w:cs="Cambria Math"/>
                            </w:rPr>
                          </m:ctrlPr>
                        </m:e>
                        <m:e>
                          <m:r>
                            <m:rPr>
                              <m:sty m:val="p"/>
                            </m:rPr>
                            <w:rPr>
                              <w:rFonts w:ascii="Cambria Math" w:hAnsi="Cambria Math"/>
                            </w:rPr>
                            <m:t>{}</m:t>
                          </m:r>
                        </m:e>
                      </m:mr>
                    </m:m>
                  </m:e>
                </m:d>
              </m:oMath>
            </m:oMathPara>
          </w:p>
        </w:tc>
        <w:tc>
          <w:tcPr>
            <w:tcW w:w="546" w:type="dxa"/>
            <w:vAlign w:val="center"/>
          </w:tcPr>
          <w:p w:rsidR="00D62C01" w:rsidRPr="002D71A5" w:rsidRDefault="00D62C01" w:rsidP="008216C4">
            <w:pPr>
              <w:pStyle w:val="BodyText"/>
            </w:pPr>
            <w:r w:rsidRPr="002D71A5">
              <w:rPr>
                <w:rFonts w:hint="eastAsia"/>
              </w:rPr>
              <w:t>(15)</w:t>
            </w:r>
          </w:p>
        </w:tc>
      </w:tr>
    </w:tbl>
    <w:p w:rsidR="00D62C01" w:rsidRPr="002D71A5" w:rsidRDefault="00D62C01" w:rsidP="00D62C01">
      <w:pPr>
        <w:pStyle w:val="BodyText"/>
      </w:pPr>
      <w:r w:rsidRPr="002D71A5">
        <w:t>This</w:t>
      </w:r>
      <w:r w:rsidRPr="002D71A5">
        <w:rPr>
          <w:rFonts w:hint="eastAsia"/>
        </w:rPr>
        <w:t xml:space="preserve"> </w:t>
      </w:r>
      <m:oMath>
        <m:sSub>
          <m:sSubPr>
            <m:ctrlPr>
              <w:rPr>
                <w:rFonts w:ascii="Cambria Math" w:hAnsi="Cambria Math"/>
              </w:rPr>
            </m:ctrlPr>
          </m:sSubPr>
          <m:e>
            <m:r>
              <m:rPr>
                <m:scr m:val="script"/>
                <m:sty m:val="p"/>
              </m:rPr>
              <w:rPr>
                <w:rFonts w:ascii="Cambria Math" w:hAnsi="Cambria Math"/>
              </w:rPr>
              <m:t>F</m:t>
            </m:r>
          </m:e>
          <m:sub>
            <m:r>
              <m:rPr>
                <m:sty m:val="p"/>
              </m:rPr>
              <w:rPr>
                <w:rFonts w:ascii="Cambria Math" w:hAnsi="Cambria Math"/>
              </w:rPr>
              <m:t>clist</m:t>
            </m:r>
          </m:sub>
        </m:sSub>
      </m:oMath>
      <w:r w:rsidRPr="002D71A5">
        <w:rPr>
          <w:rFonts w:hint="eastAsia"/>
        </w:rPr>
        <w:t xml:space="preserve"> is </w:t>
      </w:r>
      <w:del w:id="229" w:author="lxf" w:date="2010-12-06T22:53:00Z">
        <w:r w:rsidR="00294E42" w:rsidDel="003F6D89">
          <w:rPr>
            <w:rFonts w:eastAsiaTheme="minorEastAsia" w:hint="eastAsia"/>
            <w:lang w:eastAsia="zh-HK"/>
          </w:rPr>
          <w:delText>illusrated</w:delText>
        </w:r>
      </w:del>
      <w:ins w:id="230" w:author="lxf" w:date="2010-12-06T22:53:00Z">
        <w:r w:rsidR="003F6D89">
          <w:rPr>
            <w:rFonts w:eastAsiaTheme="minorEastAsia"/>
            <w:lang w:eastAsia="zh-HK"/>
          </w:rPr>
          <w:t>illustrated</w:t>
        </w:r>
      </w:ins>
      <w:r w:rsidRPr="002D71A5">
        <w:rPr>
          <w:rFonts w:hint="eastAsia"/>
        </w:rPr>
        <w:t xml:space="preserve"> in Fig. 1</w:t>
      </w:r>
      <w:r>
        <w:rPr>
          <w:rFonts w:eastAsiaTheme="minorEastAsia" w:hint="eastAsia"/>
          <w:lang w:eastAsia="zh-HK"/>
        </w:rPr>
        <w:t>2</w:t>
      </w:r>
      <w:r w:rsidRPr="002D71A5">
        <w:rPr>
          <w:rFonts w:hint="eastAsia"/>
        </w:rPr>
        <w:t xml:space="preserve">, where each frequency </w:t>
      </w:r>
      <w:r w:rsidR="00294E42">
        <w:rPr>
          <w:rFonts w:eastAsiaTheme="minorEastAsia" w:hint="eastAsia"/>
          <w:lang w:eastAsia="zh-HK"/>
        </w:rPr>
        <w:t>is</w:t>
      </w:r>
      <w:r w:rsidR="00294E42" w:rsidRPr="002D71A5">
        <w:rPr>
          <w:rFonts w:hint="eastAsia"/>
        </w:rPr>
        <w:t xml:space="preserve"> </w:t>
      </w:r>
      <w:r w:rsidRPr="002D71A5">
        <w:rPr>
          <w:rFonts w:hint="eastAsia"/>
        </w:rPr>
        <w:t>connected with those in its comparability list.</w:t>
      </w:r>
    </w:p>
    <w:p w:rsidR="00D62C01" w:rsidRDefault="001A401C" w:rsidP="00D62C01">
      <w:pPr>
        <w:pStyle w:val="figurecaption"/>
        <w:tabs>
          <w:tab w:val="clear" w:pos="720"/>
        </w:tabs>
      </w:pPr>
      <w:r>
        <w:object w:dxaOrig="7862" w:dyaOrig="5042">
          <v:shape id="_x0000_i1037" type="#_x0000_t75" style="width:132.55pt;height:86.15pt" o:ole="">
            <v:imagedata r:id="rId30" o:title=""/>
          </v:shape>
          <o:OLEObject Type="Embed" ProgID="Visio.Drawing.11" ShapeID="_x0000_i1037" DrawAspect="Content" ObjectID="_1353489991" r:id="rId31"/>
        </w:object>
      </w:r>
    </w:p>
    <w:p w:rsidR="00D62C01" w:rsidRPr="002D71A5" w:rsidRDefault="00D62C01" w:rsidP="00D62C01">
      <w:pPr>
        <w:pStyle w:val="figurecaption"/>
        <w:tabs>
          <w:tab w:val="clear" w:pos="720"/>
        </w:tabs>
      </w:pPr>
      <w:r>
        <w:t xml:space="preserve">Figure </w:t>
      </w:r>
      <w:fldSimple w:instr=" SEQ Figure \* ARABIC ">
        <w:ins w:id="231" w:author="lxf" w:date="2010-12-07T10:54:00Z">
          <w:r w:rsidR="00CB2CC9">
            <w:t>11</w:t>
          </w:r>
        </w:ins>
        <w:del w:id="232" w:author="lxf" w:date="2010-12-07T10:54:00Z">
          <w:r w:rsidR="00777A06" w:rsidDel="00CB2CC9">
            <w:delText>12</w:delText>
          </w:r>
        </w:del>
      </w:fldSimple>
      <w:r w:rsidRPr="002D71A5">
        <w:rPr>
          <w:rFonts w:hint="eastAsia"/>
        </w:rPr>
        <w:t xml:space="preserve"> The </w:t>
      </w:r>
      <m:oMath>
        <m:sSub>
          <m:sSubPr>
            <m:ctrlPr>
              <w:rPr>
                <w:rFonts w:ascii="Cambria Math" w:hAnsi="Cambria Math"/>
              </w:rPr>
            </m:ctrlPr>
          </m:sSubPr>
          <m:e>
            <m:r>
              <m:rPr>
                <m:scr m:val="script"/>
                <m:sty m:val="p"/>
              </m:rPr>
              <w:rPr>
                <w:rFonts w:ascii="Cambria Math" w:hAnsi="Cambria Math"/>
              </w:rPr>
              <m:t>F</m:t>
            </m:r>
          </m:e>
          <m:sub>
            <m:r>
              <m:rPr>
                <m:sty m:val="p"/>
              </m:rPr>
              <w:rPr>
                <w:rFonts w:ascii="Cambria Math" w:hAnsi="Cambria Math"/>
              </w:rPr>
              <m:t>clist</m:t>
            </m:r>
          </m:sub>
        </m:sSub>
      </m:oMath>
      <w:r w:rsidRPr="002D71A5">
        <w:rPr>
          <w:rFonts w:hint="eastAsia"/>
        </w:rPr>
        <w:t xml:space="preserve"> </w:t>
      </w:r>
      <w:r>
        <w:rPr>
          <w:rFonts w:eastAsiaTheme="minorEastAsia" w:hint="eastAsia"/>
          <w:lang w:eastAsia="zh-HK"/>
        </w:rPr>
        <w:t>of Eq. (8)</w:t>
      </w:r>
    </w:p>
    <w:p w:rsidR="00D62C01" w:rsidRPr="002D71A5" w:rsidRDefault="00D62C01" w:rsidP="00D62C01">
      <w:pPr>
        <w:pStyle w:val="BodyText"/>
      </w:pPr>
      <w:r w:rsidRPr="002D71A5">
        <w:rPr>
          <w:rFonts w:hint="eastAsia"/>
        </w:rPr>
        <w:t xml:space="preserve">The </w:t>
      </w:r>
      <w:r w:rsidRPr="002D71A5">
        <w:t>supplementary</w:t>
      </w:r>
      <w:r w:rsidRPr="002D71A5">
        <w:rPr>
          <w:rFonts w:hint="eastAsia"/>
        </w:rPr>
        <w:t xml:space="preserve"> matrix </w:t>
      </w:r>
      <m:oMath>
        <m:r>
          <m:rPr>
            <m:scr m:val="script"/>
            <m:sty m:val="p"/>
          </m:rPr>
          <w:rPr>
            <w:rFonts w:ascii="Cambria Math" w:eastAsia="PMingLiU" w:hAnsi="Cambria Math"/>
            <w:sz w:val="23"/>
            <w:szCs w:val="23"/>
            <w:lang w:eastAsia="zh-CN"/>
          </w:rPr>
          <m:t>N</m:t>
        </m:r>
      </m:oMath>
      <w:r w:rsidRPr="002D71A5">
        <w:rPr>
          <w:rFonts w:hint="eastAsia"/>
        </w:rPr>
        <w:t xml:space="preserve"> </w:t>
      </w:r>
      <w:r>
        <w:rPr>
          <w:rFonts w:eastAsiaTheme="minorEastAsia" w:hint="eastAsia"/>
          <w:lang w:eastAsia="zh-HK"/>
        </w:rPr>
        <w:t xml:space="preserve">and </w:t>
      </w:r>
      <m:oMath>
        <m:sSub>
          <m:sSubPr>
            <m:ctrlPr>
              <w:rPr>
                <w:rFonts w:ascii="Cambria Math" w:hAnsi="Cambria Math"/>
              </w:rPr>
            </m:ctrlPr>
          </m:sSubPr>
          <m:e>
            <m:r>
              <m:rPr>
                <m:scr m:val="script"/>
                <m:sty m:val="p"/>
              </m:rPr>
              <w:rPr>
                <w:rFonts w:ascii="Cambria Math" w:hAnsi="Cambria Math"/>
              </w:rPr>
              <m:t>N</m:t>
            </m:r>
          </m:e>
          <m:sub>
            <m:r>
              <m:rPr>
                <m:sty m:val="p"/>
              </m:rPr>
              <w:rPr>
                <w:rFonts w:ascii="Cambria Math" w:hAnsi="Cambria Math"/>
              </w:rPr>
              <m:t>s</m:t>
            </m:r>
          </m:sub>
        </m:sSub>
      </m:oMath>
      <w:r>
        <w:rPr>
          <w:rFonts w:eastAsiaTheme="minorEastAsia" w:hint="eastAsia"/>
          <w:lang w:eastAsia="zh-HK"/>
        </w:rPr>
        <w:t xml:space="preserve"> are calculated as</w:t>
      </w:r>
      <w:r w:rsidRPr="002D71A5">
        <w:rPr>
          <w:rFonts w:hint="eastAsia"/>
        </w:rPr>
        <w:t xml:space="preserve"> </w:t>
      </w:r>
    </w:p>
    <w:tbl>
      <w:tblPr>
        <w:tblW w:w="0" w:type="auto"/>
        <w:tblLook w:val="04A0"/>
      </w:tblPr>
      <w:tblGrid>
        <w:gridCol w:w="447"/>
        <w:gridCol w:w="3630"/>
        <w:gridCol w:w="999"/>
      </w:tblGrid>
      <w:tr w:rsidR="00D62C01" w:rsidTr="008216C4">
        <w:tc>
          <w:tcPr>
            <w:tcW w:w="447" w:type="dxa"/>
            <w:vAlign w:val="center"/>
          </w:tcPr>
          <w:p w:rsidR="00D62C01" w:rsidRPr="002D71A5" w:rsidRDefault="00D62C01" w:rsidP="008216C4">
            <w:pPr>
              <w:pStyle w:val="BodyText"/>
            </w:pPr>
          </w:p>
        </w:tc>
        <w:tc>
          <w:tcPr>
            <w:tcW w:w="3630" w:type="dxa"/>
            <w:vAlign w:val="center"/>
          </w:tcPr>
          <w:p w:rsidR="00D62C01" w:rsidRPr="002D71A5" w:rsidRDefault="00D62C01" w:rsidP="008216C4">
            <w:pPr>
              <w:pStyle w:val="BodyText"/>
            </w:pPr>
            <m:oMathPara>
              <m:oMath>
                <m:r>
                  <m:rPr>
                    <m:scr m:val="script"/>
                    <m:sty m:val="p"/>
                  </m:rPr>
                  <w:rPr>
                    <w:rFonts w:ascii="Cambria Math" w:hAnsi="Cambria Math"/>
                  </w:rPr>
                  <m:t>N=</m:t>
                </m:r>
                <m:d>
                  <m:dPr>
                    <m:begChr m:val="["/>
                    <m:endChr m:val="]"/>
                    <m:ctrlPr>
                      <w:rPr>
                        <w:rFonts w:ascii="Cambria Math" w:hAnsi="Cambria Math"/>
                      </w:rPr>
                    </m:ctrlPr>
                  </m:dPr>
                  <m:e>
                    <m:m>
                      <m:mPr>
                        <m:mcs>
                          <m:mc>
                            <m:mcPr>
                              <m:count m:val="5"/>
                              <m:mcJc m:val="center"/>
                            </m:mcPr>
                          </m:mc>
                        </m:mcs>
                        <m:ctrlPr>
                          <w:rPr>
                            <w:rFonts w:ascii="Cambria Math" w:hAnsi="Cambria Math"/>
                          </w:rPr>
                        </m:ctrlPr>
                      </m:mPr>
                      <m:mr>
                        <m:e>
                          <m:r>
                            <m:rPr>
                              <m:sty m:val="p"/>
                            </m:rPr>
                            <w:rPr>
                              <w:rFonts w:ascii="Cambria Math" w:hAnsi="Cambria Math"/>
                            </w:rPr>
                            <m:t>1</m:t>
                          </m:r>
                          <m:ctrlPr>
                            <w:rPr>
                              <w:rFonts w:ascii="Cambria Math" w:eastAsia="Cambria Math" w:hAnsi="Cambria Math" w:cs="Cambria Math"/>
                            </w:rPr>
                          </m:ctrlPr>
                        </m:e>
                        <m:e>
                          <m:r>
                            <m:rPr>
                              <m:sty m:val="p"/>
                            </m:rPr>
                            <w:rPr>
                              <w:rFonts w:ascii="Cambria Math" w:hAnsi="Cambria Math"/>
                            </w:rPr>
                            <m:t>3</m:t>
                          </m:r>
                          <m:ctrlPr>
                            <w:rPr>
                              <w:rFonts w:ascii="Cambria Math" w:eastAsia="Cambria Math" w:hAnsi="Cambria Math" w:cs="Cambria Math"/>
                            </w:rPr>
                          </m:ctrlPr>
                        </m:e>
                        <m:e>
                          <m:r>
                            <m:rPr>
                              <m:sty m:val="p"/>
                            </m:rPr>
                            <w:rPr>
                              <w:rFonts w:ascii="Cambria Math" w:eastAsia="Cambria Math" w:hAnsi="Cambria Math" w:cs="Cambria Math"/>
                            </w:rPr>
                            <m:t>2</m:t>
                          </m:r>
                          <m:ctrlPr>
                            <w:rPr>
                              <w:rFonts w:ascii="Cambria Math" w:eastAsia="Cambria Math" w:hAnsi="Cambria Math" w:cs="Cambria Math"/>
                            </w:rPr>
                          </m:ctrlPr>
                        </m:e>
                        <m:e>
                          <m:r>
                            <m:rPr>
                              <m:sty m:val="p"/>
                            </m:rPr>
                            <w:rPr>
                              <w:rFonts w:ascii="Cambria Math" w:hAnsi="Cambria Math"/>
                            </w:rPr>
                            <m:t>1</m:t>
                          </m:r>
                          <m:ctrlPr>
                            <w:rPr>
                              <w:rFonts w:ascii="Cambria Math" w:eastAsia="Cambria Math" w:hAnsi="Cambria Math" w:cs="Cambria Math"/>
                            </w:rPr>
                          </m:ctrlPr>
                        </m:e>
                        <m:e>
                          <m:r>
                            <m:rPr>
                              <m:sty m:val="p"/>
                            </m:rPr>
                            <w:rPr>
                              <w:rFonts w:ascii="Cambria Math" w:eastAsia="Cambria Math" w:hAnsi="Cambria Math" w:cs="Cambria Math"/>
                            </w:rPr>
                            <m:t>2</m:t>
                          </m:r>
                          <m:ctrlPr>
                            <w:rPr>
                              <w:rFonts w:ascii="Cambria Math" w:eastAsia="Cambria Math" w:hAnsi="Cambria Math" w:cs="Cambria Math"/>
                            </w:rPr>
                          </m:ctrlPr>
                        </m:e>
                      </m:mr>
                      <m:mr>
                        <m:e>
                          <m:r>
                            <m:rPr>
                              <m:sty m:val="p"/>
                            </m:rPr>
                            <w:rPr>
                              <w:rFonts w:ascii="Cambria Math" w:hAnsi="Cambria Math"/>
                            </w:rPr>
                            <m:t>3</m:t>
                          </m:r>
                          <m:ctrlPr>
                            <w:rPr>
                              <w:rFonts w:ascii="Cambria Math" w:eastAsia="Cambria Math" w:hAnsi="Cambria Math" w:cs="Cambria Math"/>
                            </w:rPr>
                          </m:ctrlPr>
                        </m:e>
                        <m:e>
                          <m:r>
                            <m:rPr>
                              <m:sty m:val="p"/>
                            </m:rPr>
                            <w:rPr>
                              <w:rFonts w:ascii="Cambria Math" w:hAnsi="Cambria Math"/>
                            </w:rPr>
                            <m:t>2</m:t>
                          </m:r>
                          <m:ctrlPr>
                            <w:rPr>
                              <w:rFonts w:ascii="Cambria Math" w:eastAsia="Cambria Math" w:hAnsi="Cambria Math" w:cs="Cambria Math"/>
                            </w:rPr>
                          </m:ctrlPr>
                        </m:e>
                        <m:e>
                          <m:r>
                            <m:rPr>
                              <m:sty m:val="p"/>
                            </m:rPr>
                            <w:rPr>
                              <w:rFonts w:ascii="Cambria Math" w:eastAsia="Cambria Math" w:hAnsi="Cambria Math" w:cs="Cambria Math"/>
                            </w:rPr>
                            <m:t>2</m:t>
                          </m:r>
                          <m:ctrlPr>
                            <w:rPr>
                              <w:rFonts w:ascii="Cambria Math" w:eastAsia="Cambria Math" w:hAnsi="Cambria Math" w:cs="Cambria Math"/>
                            </w:rPr>
                          </m:ctrlPr>
                        </m:e>
                        <m:e>
                          <m:r>
                            <m:rPr>
                              <m:sty m:val="p"/>
                            </m:rPr>
                            <w:rPr>
                              <w:rFonts w:ascii="Cambria Math" w:hAnsi="Cambria Math"/>
                            </w:rPr>
                            <m:t>1</m:t>
                          </m:r>
                          <m:ctrlPr>
                            <w:rPr>
                              <w:rFonts w:ascii="Cambria Math" w:eastAsia="Cambria Math" w:hAnsi="Cambria Math" w:cs="Cambria Math"/>
                            </w:rPr>
                          </m:ctrlPr>
                        </m:e>
                        <m:e>
                          <m:r>
                            <m:rPr>
                              <m:sty m:val="p"/>
                            </m:rPr>
                            <w:rPr>
                              <w:rFonts w:ascii="Cambria Math" w:eastAsia="Cambria Math" w:hAnsi="Cambria Math" w:cs="Cambria Math"/>
                            </w:rPr>
                            <m:t>2</m:t>
                          </m:r>
                          <m:ctrlPr>
                            <w:rPr>
                              <w:rFonts w:ascii="Cambria Math" w:eastAsia="Cambria Math" w:hAnsi="Cambria Math" w:cs="Cambria Math"/>
                            </w:rPr>
                          </m:ctrlPr>
                        </m:e>
                      </m:mr>
                      <m:mr>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1</m:t>
                          </m:r>
                          <m:ctrlPr>
                            <w:rPr>
                              <w:rFonts w:ascii="Cambria Math" w:eastAsia="Cambria Math" w:hAnsi="Cambria Math" w:cs="Cambria Math"/>
                            </w:rPr>
                          </m:ctrlPr>
                        </m:e>
                        <m:e>
                          <m:r>
                            <m:rPr>
                              <m:sty m:val="p"/>
                            </m:rPr>
                            <w:rPr>
                              <w:rFonts w:ascii="Cambria Math" w:eastAsia="Cambria Math" w:hAnsi="Cambria Math" w:cs="Cambria Math"/>
                            </w:rPr>
                            <m:t>3</m:t>
                          </m:r>
                        </m:e>
                        <m:e>
                          <m:r>
                            <m:rPr>
                              <m:sty m:val="p"/>
                            </m:rPr>
                            <w:rPr>
                              <w:rFonts w:ascii="Cambria Math" w:hAnsi="Cambria Math"/>
                            </w:rPr>
                            <m:t>2</m:t>
                          </m:r>
                        </m:e>
                        <m:e>
                          <m:r>
                            <m:rPr>
                              <m:sty m:val="p"/>
                            </m:rPr>
                            <w:rPr>
                              <w:rFonts w:ascii="Cambria Math" w:hAnsi="Cambria Math"/>
                            </w:rPr>
                            <m:t>2</m:t>
                          </m:r>
                          <m:ctrlPr>
                            <w:rPr>
                              <w:rFonts w:ascii="Cambria Math" w:eastAsia="Cambria Math" w:hAnsi="Cambria Math" w:cs="Cambria Math"/>
                            </w:rPr>
                          </m:ctrlPr>
                        </m:e>
                      </m:mr>
                      <m:mr>
                        <m:e>
                          <m:r>
                            <m:rPr>
                              <m:sty m:val="p"/>
                            </m:rPr>
                            <w:rPr>
                              <w:rFonts w:ascii="Cambria Math" w:hAnsi="Cambria Math"/>
                            </w:rPr>
                            <m:t>3</m:t>
                          </m:r>
                          <m:ctrlPr>
                            <w:rPr>
                              <w:rFonts w:ascii="Cambria Math" w:eastAsia="Cambria Math" w:hAnsi="Cambria Math" w:cs="Cambria Math"/>
                            </w:rPr>
                          </m:ctrlPr>
                        </m:e>
                        <m:e>
                          <m:r>
                            <m:rPr>
                              <m:sty m:val="p"/>
                            </m:rPr>
                            <w:rPr>
                              <w:rFonts w:ascii="Cambria Math" w:hAnsi="Cambria Math"/>
                            </w:rPr>
                            <m:t>0</m:t>
                          </m:r>
                          <m:ctrlPr>
                            <w:rPr>
                              <w:rFonts w:ascii="Cambria Math" w:eastAsia="Cambria Math" w:hAnsi="Cambria Math" w:cs="Cambria Math"/>
                            </w:rPr>
                          </m:ctrlPr>
                        </m:e>
                        <m:e>
                          <m:r>
                            <m:rPr>
                              <m:sty m:val="p"/>
                            </m:rPr>
                            <w:rPr>
                              <w:rFonts w:ascii="Cambria Math" w:eastAsia="Cambria Math" w:hAnsi="Cambria Math" w:cs="Cambria Math"/>
                            </w:rPr>
                            <m:t>1</m:t>
                          </m:r>
                        </m:e>
                        <m:e>
                          <m:r>
                            <m:rPr>
                              <m:sty m:val="p"/>
                            </m:rPr>
                            <w:rPr>
                              <w:rFonts w:ascii="Cambria Math" w:hAnsi="Cambria Math"/>
                            </w:rPr>
                            <m:t>1</m:t>
                          </m:r>
                          <m:ctrlPr>
                            <w:rPr>
                              <w:rFonts w:ascii="Cambria Math" w:eastAsia="Cambria Math" w:hAnsi="Cambria Math" w:cs="Cambria Math"/>
                            </w:rPr>
                          </m:ctrlPr>
                        </m:e>
                        <m:e>
                          <m:r>
                            <m:rPr>
                              <m:sty m:val="p"/>
                            </m:rPr>
                            <w:rPr>
                              <w:rFonts w:ascii="Cambria Math" w:eastAsia="Cambria Math" w:hAnsi="Cambria Math" w:cs="Cambria Math"/>
                            </w:rPr>
                            <m:t>0</m:t>
                          </m:r>
                        </m:e>
                      </m:mr>
                    </m:m>
                  </m:e>
                </m:d>
              </m:oMath>
            </m:oMathPara>
          </w:p>
        </w:tc>
        <w:tc>
          <w:tcPr>
            <w:tcW w:w="999" w:type="dxa"/>
            <w:vAlign w:val="center"/>
          </w:tcPr>
          <w:p w:rsidR="00D62C01" w:rsidRPr="002D71A5" w:rsidRDefault="00D62C01" w:rsidP="008216C4">
            <w:pPr>
              <w:pStyle w:val="BodyText"/>
            </w:pPr>
            <w:r w:rsidRPr="002D71A5">
              <w:rPr>
                <w:rFonts w:hint="eastAsia"/>
              </w:rPr>
              <w:t>(</w:t>
            </w:r>
            <w:r>
              <w:rPr>
                <w:rFonts w:eastAsiaTheme="minorEastAsia" w:hint="eastAsia"/>
                <w:lang w:eastAsia="zh-HK"/>
              </w:rPr>
              <w:t>9</w:t>
            </w:r>
            <w:r w:rsidRPr="002D71A5">
              <w:rPr>
                <w:rFonts w:hint="eastAsia"/>
              </w:rPr>
              <w:t>a)</w:t>
            </w:r>
          </w:p>
        </w:tc>
      </w:tr>
      <w:tr w:rsidR="00D62C01" w:rsidTr="008216C4">
        <w:tc>
          <w:tcPr>
            <w:tcW w:w="447" w:type="dxa"/>
            <w:vAlign w:val="center"/>
          </w:tcPr>
          <w:p w:rsidR="00D62C01" w:rsidRPr="002D71A5" w:rsidRDefault="00D62C01" w:rsidP="008216C4">
            <w:pPr>
              <w:pStyle w:val="BodyText"/>
            </w:pPr>
          </w:p>
        </w:tc>
        <w:tc>
          <w:tcPr>
            <w:tcW w:w="3630" w:type="dxa"/>
            <w:vAlign w:val="center"/>
          </w:tcPr>
          <w:p w:rsidR="00D62C01" w:rsidRPr="002D71A5" w:rsidRDefault="00EA06C0" w:rsidP="008216C4">
            <w:pPr>
              <w:pStyle w:val="BodyText"/>
            </w:pPr>
            <m:oMathPara>
              <m:oMath>
                <m:sSub>
                  <m:sSubPr>
                    <m:ctrlPr>
                      <w:rPr>
                        <w:rFonts w:ascii="Cambria Math" w:hAnsi="Cambria Math"/>
                      </w:rPr>
                    </m:ctrlPr>
                  </m:sSubPr>
                  <m:e>
                    <m:r>
                      <m:rPr>
                        <m:scr m:val="script"/>
                        <m:sty m:val="p"/>
                      </m:rPr>
                      <w:rPr>
                        <w:rFonts w:ascii="Cambria Math" w:hAnsi="Cambria Math"/>
                      </w:rPr>
                      <m:t>N</m:t>
                    </m:r>
                  </m:e>
                  <m:sub>
                    <m:r>
                      <m:rPr>
                        <m:sty m:val="p"/>
                      </m:rPr>
                      <w:rPr>
                        <w:rFonts w:ascii="Cambria Math" w:hAnsi="Cambria Math"/>
                      </w:rPr>
                      <m:t>s</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9,10,8,5]</m:t>
                    </m:r>
                  </m:e>
                  <m:sup>
                    <m:r>
                      <m:rPr>
                        <m:sty m:val="p"/>
                      </m:rPr>
                      <w:rPr>
                        <w:rFonts w:ascii="Cambria Math" w:hAnsi="Cambria Math"/>
                      </w:rPr>
                      <m:t>'</m:t>
                    </m:r>
                  </m:sup>
                </m:sSup>
              </m:oMath>
            </m:oMathPara>
          </w:p>
        </w:tc>
        <w:tc>
          <w:tcPr>
            <w:tcW w:w="999" w:type="dxa"/>
            <w:vAlign w:val="center"/>
          </w:tcPr>
          <w:p w:rsidR="00D62C01" w:rsidRDefault="00D62C01" w:rsidP="008216C4">
            <w:pPr>
              <w:pStyle w:val="BodyText"/>
            </w:pPr>
            <w:r w:rsidRPr="002D71A5">
              <w:rPr>
                <w:rFonts w:hint="eastAsia"/>
              </w:rPr>
              <w:t>(</w:t>
            </w:r>
            <w:r>
              <w:rPr>
                <w:rFonts w:eastAsiaTheme="minorEastAsia" w:hint="eastAsia"/>
                <w:lang w:eastAsia="zh-HK"/>
              </w:rPr>
              <w:t>9</w:t>
            </w:r>
            <w:r w:rsidRPr="002D71A5">
              <w:rPr>
                <w:rFonts w:hint="eastAsia"/>
              </w:rPr>
              <w:t>b)</w:t>
            </w:r>
          </w:p>
        </w:tc>
      </w:tr>
    </w:tbl>
    <w:p w:rsidR="00D62C01" w:rsidRPr="002D71A5" w:rsidRDefault="00D62C01" w:rsidP="00D62C01">
      <w:pPr>
        <w:pStyle w:val="BodyText"/>
      </w:pPr>
      <w:r w:rsidRPr="002D71A5">
        <w:rPr>
          <w:rFonts w:hint="eastAsia"/>
        </w:rPr>
        <w:t>From Eq. (</w:t>
      </w:r>
      <w:r>
        <w:rPr>
          <w:rFonts w:eastAsiaTheme="minorEastAsia" w:hint="eastAsia"/>
          <w:lang w:eastAsia="zh-HK"/>
        </w:rPr>
        <w:t>9</w:t>
      </w:r>
      <w:r w:rsidRPr="002D71A5">
        <w:rPr>
          <w:rFonts w:hint="eastAsia"/>
        </w:rPr>
        <w:t>b), S</w:t>
      </w:r>
      <w:r w:rsidRPr="00047877">
        <w:rPr>
          <w:vertAlign w:val="subscript"/>
        </w:rPr>
        <w:t>4</w:t>
      </w:r>
      <w:r w:rsidRPr="002D71A5">
        <w:rPr>
          <w:rFonts w:hint="eastAsia"/>
        </w:rPr>
        <w:t xml:space="preserve"> shows a much smaller value in </w:t>
      </w:r>
      <m:oMath>
        <m:sSub>
          <m:sSubPr>
            <m:ctrlPr>
              <w:rPr>
                <w:rFonts w:ascii="Cambria Math" w:hAnsi="Cambria Math"/>
              </w:rPr>
            </m:ctrlPr>
          </m:sSubPr>
          <m:e>
            <m:r>
              <m:rPr>
                <m:scr m:val="script"/>
                <m:sty m:val="p"/>
              </m:rPr>
              <w:rPr>
                <w:rFonts w:ascii="Cambria Math" w:hAnsi="Cambria Math"/>
              </w:rPr>
              <m:t>N</m:t>
            </m:r>
          </m:e>
          <m:sub>
            <m:r>
              <m:rPr>
                <m:sty m:val="p"/>
              </m:rPr>
              <w:rPr>
                <w:rFonts w:ascii="Cambria Math" w:hAnsi="Cambria Math"/>
              </w:rPr>
              <m:t>s</m:t>
            </m:r>
          </m:sub>
        </m:sSub>
      </m:oMath>
      <w:r w:rsidRPr="002D71A5">
        <w:rPr>
          <w:rFonts w:hint="eastAsia"/>
        </w:rPr>
        <w:t xml:space="preserve"> than others and this indicates that t</w:t>
      </w:r>
      <w:r w:rsidRPr="002D71A5">
        <w:t>he</w:t>
      </w:r>
      <w:r w:rsidRPr="002D71A5">
        <w:rPr>
          <w:rFonts w:hint="eastAsia"/>
        </w:rPr>
        <w:t xml:space="preserve"> natural </w:t>
      </w:r>
      <w:r w:rsidRPr="002D71A5">
        <w:t>frequencies</w:t>
      </w:r>
      <w:r w:rsidRPr="002D71A5">
        <w:rPr>
          <w:rFonts w:hint="eastAsia"/>
        </w:rPr>
        <w:t xml:space="preserve"> from S</w:t>
      </w:r>
      <w:r w:rsidRPr="00047877">
        <w:rPr>
          <w:vertAlign w:val="subscript"/>
        </w:rPr>
        <w:t>4</w:t>
      </w:r>
      <w:r w:rsidRPr="002D71A5">
        <w:rPr>
          <w:rFonts w:hint="eastAsia"/>
        </w:rPr>
        <w:t xml:space="preserve"> is the most incomparable to others. S</w:t>
      </w:r>
      <w:r w:rsidRPr="00047877">
        <w:rPr>
          <w:vertAlign w:val="subscript"/>
        </w:rPr>
        <w:t>4</w:t>
      </w:r>
      <w:r w:rsidRPr="002D71A5">
        <w:rPr>
          <w:rFonts w:hint="eastAsia"/>
        </w:rPr>
        <w:t xml:space="preserve"> is therefore deleted. The updated </w:t>
      </w:r>
      <m:oMath>
        <m:sSub>
          <m:sSubPr>
            <m:ctrlPr>
              <w:rPr>
                <w:rFonts w:ascii="Cambria Math" w:hAnsi="Cambria Math"/>
              </w:rPr>
            </m:ctrlPr>
          </m:sSubPr>
          <m:e>
            <m:r>
              <m:rPr>
                <m:scr m:val="script"/>
                <m:sty m:val="p"/>
              </m:rPr>
              <w:rPr>
                <w:rFonts w:ascii="Cambria Math" w:hAnsi="Cambria Math"/>
              </w:rPr>
              <m:t>F</m:t>
            </m:r>
          </m:e>
          <m:sub>
            <m:r>
              <m:rPr>
                <m:sty m:val="p"/>
              </m:rPr>
              <w:rPr>
                <w:rFonts w:ascii="Cambria Math" w:hAnsi="Cambria Math"/>
              </w:rPr>
              <m:t>clist</m:t>
            </m:r>
          </m:sub>
        </m:sSub>
      </m:oMath>
      <w:r w:rsidRPr="002D71A5">
        <w:rPr>
          <w:rFonts w:hint="eastAsia"/>
        </w:rPr>
        <w:t xml:space="preserve"> is shown in Eq</w:t>
      </w:r>
      <w:proofErr w:type="gramStart"/>
      <w:r w:rsidRPr="002D71A5">
        <w:rPr>
          <w:rFonts w:hint="eastAsia"/>
        </w:rPr>
        <w:t>.(</w:t>
      </w:r>
      <w:proofErr w:type="gramEnd"/>
      <w:del w:id="233" w:author="lxf" w:date="2010-12-06T22:54:00Z">
        <w:r w:rsidRPr="002D71A5" w:rsidDel="003F6D89">
          <w:rPr>
            <w:rFonts w:hint="eastAsia"/>
          </w:rPr>
          <w:delText>17</w:delText>
        </w:r>
      </w:del>
      <w:ins w:id="234" w:author="lxf" w:date="2010-12-06T22:54:00Z">
        <w:r w:rsidR="003F6D89" w:rsidRPr="002D71A5">
          <w:rPr>
            <w:rFonts w:hint="eastAsia"/>
          </w:rPr>
          <w:t>1</w:t>
        </w:r>
        <w:r w:rsidR="003F6D89">
          <w:rPr>
            <w:rFonts w:hint="eastAsia"/>
            <w:lang w:eastAsia="zh-CN"/>
          </w:rPr>
          <w:t>0</w:t>
        </w:r>
      </w:ins>
      <w:r w:rsidRPr="002D71A5">
        <w:rPr>
          <w:rFonts w:hint="eastAsia"/>
        </w:rPr>
        <w:t xml:space="preserve">) </w:t>
      </w:r>
    </w:p>
    <w:tbl>
      <w:tblPr>
        <w:tblW w:w="0" w:type="auto"/>
        <w:tblLook w:val="04A0"/>
      </w:tblPr>
      <w:tblGrid>
        <w:gridCol w:w="230"/>
        <w:gridCol w:w="4274"/>
        <w:gridCol w:w="572"/>
      </w:tblGrid>
      <w:tr w:rsidR="00D62C01" w:rsidTr="008216C4">
        <w:tc>
          <w:tcPr>
            <w:tcW w:w="252" w:type="dxa"/>
            <w:vAlign w:val="center"/>
          </w:tcPr>
          <w:p w:rsidR="00D62C01" w:rsidRPr="002D71A5" w:rsidRDefault="00D62C01" w:rsidP="008216C4">
            <w:pPr>
              <w:pStyle w:val="BodyText"/>
            </w:pPr>
          </w:p>
        </w:tc>
        <w:tc>
          <w:tcPr>
            <w:tcW w:w="4173" w:type="dxa"/>
            <w:vAlign w:val="center"/>
          </w:tcPr>
          <w:p w:rsidR="00D62C01" w:rsidRPr="002D71A5" w:rsidRDefault="00EA06C0" w:rsidP="008216C4">
            <w:pPr>
              <w:pStyle w:val="BodyText"/>
            </w:pPr>
            <m:oMathPara>
              <m:oMath>
                <w:bookmarkStart w:id="235" w:name="OLE_LINK8"/>
                <w:bookmarkStart w:id="236" w:name="OLE_LINK9"/>
                <m:sSub>
                  <m:sSubPr>
                    <m:ctrlPr>
                      <w:rPr>
                        <w:rFonts w:ascii="Cambria Math" w:hAnsi="Cambria Math"/>
                      </w:rPr>
                    </m:ctrlPr>
                  </m:sSubPr>
                  <m:e>
                    <m:r>
                      <m:rPr>
                        <m:scr m:val="script"/>
                        <m:sty m:val="p"/>
                      </m:rPr>
                      <w:rPr>
                        <w:rFonts w:ascii="Cambria Math" w:hAnsi="Cambria Math"/>
                      </w:rPr>
                      <m:t>F</m:t>
                    </m:r>
                  </m:e>
                  <m:sub>
                    <m:r>
                      <m:rPr>
                        <m:sty m:val="p"/>
                      </m:rPr>
                      <w:rPr>
                        <w:rFonts w:ascii="Cambria Math" w:hAnsi="Cambria Math"/>
                      </w:rPr>
                      <m:t>clist</m:t>
                    </m:r>
                  </m:sub>
                </m:sSub>
                <w:bookmarkEnd w:id="235"/>
                <w:bookmarkEnd w:id="236"/>
                <m:r>
                  <m:rPr>
                    <m:sty m:val="p"/>
                  </m:rPr>
                  <w:rPr>
                    <w:rFonts w:ascii="Cambria Math" w:hAnsi="Cambria Math"/>
                  </w:rPr>
                  <m:t>=</m:t>
                </m:r>
                <m:d>
                  <m:dPr>
                    <m:begChr m:val="["/>
                    <m:endChr m:val="]"/>
                    <m:ctrlPr>
                      <w:rPr>
                        <w:rFonts w:ascii="Cambria Math" w:hAnsi="Cambria Math"/>
                      </w:rPr>
                    </m:ctrlPr>
                  </m:dPr>
                  <m:e>
                    <m:m>
                      <m:mPr>
                        <m:mcs>
                          <m:mc>
                            <m:mcPr>
                              <m:count m:val="5"/>
                              <m:mcJc m:val="center"/>
                            </m:mcPr>
                          </m:mc>
                        </m:mcs>
                        <m:ctrlPr>
                          <w:rPr>
                            <w:rFonts w:ascii="Cambria Math" w:hAnsi="Cambria Math"/>
                          </w:rPr>
                        </m:ctrlPr>
                      </m:mPr>
                      <m:mr>
                        <m:e>
                          <m:r>
                            <m:rPr>
                              <m:sty m:val="p"/>
                            </m:rPr>
                            <w:rPr>
                              <w:rFonts w:ascii="Cambria Math" w:hAnsi="Cambria Math"/>
                            </w:rPr>
                            <m:t>{</m:t>
                          </m:r>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3</m:t>
                              </m:r>
                            </m:sub>
                            <m:sup>
                              <m:r>
                                <m:rPr>
                                  <m:sty m:val="p"/>
                                </m:rPr>
                                <w:rPr>
                                  <w:rFonts w:ascii="Cambria Math" w:hAnsi="Cambria Math"/>
                                </w:rPr>
                                <m:t>2</m:t>
                              </m:r>
                            </m:sup>
                          </m:sSubSup>
                          <m:r>
                            <m:rPr>
                              <m:sty m:val="p"/>
                            </m:rPr>
                            <w:rPr>
                              <w:rFonts w:ascii="Cambria Math" w:hAnsi="Cambria Math"/>
                            </w:rPr>
                            <m:t>}</m:t>
                          </m:r>
                          <m:ctrlPr>
                            <w:rPr>
                              <w:rFonts w:ascii="Cambria Math" w:eastAsia="Cambria Math" w:hAnsi="Cambria Math" w:cs="Cambria Math"/>
                            </w:rPr>
                          </m:ctrlPr>
                        </m:e>
                        <m:e>
                          <m:r>
                            <m:rPr>
                              <m:sty m:val="p"/>
                            </m:rPr>
                            <w:rPr>
                              <w:rFonts w:ascii="Cambria Math" w:hAnsi="Cambria Math"/>
                            </w:rPr>
                            <m:t>{</m:t>
                          </m:r>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2</m:t>
                              </m:r>
                            </m:sub>
                            <m:sup>
                              <m:r>
                                <m:rPr>
                                  <m:sty m:val="p"/>
                                </m:rPr>
                                <w:rPr>
                                  <w:rFonts w:ascii="Cambria Math" w:hAnsi="Cambria Math"/>
                                </w:rPr>
                                <m:t>1</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3</m:t>
                              </m:r>
                            </m:sub>
                            <m:sup>
                              <m:r>
                                <m:rPr>
                                  <m:sty m:val="p"/>
                                </m:rPr>
                                <w:rPr>
                                  <w:rFonts w:ascii="Cambria Math" w:hAnsi="Cambria Math"/>
                                </w:rPr>
                                <m:t>3</m:t>
                              </m:r>
                            </m:sup>
                          </m:sSubSup>
                          <m:r>
                            <m:rPr>
                              <m:sty m:val="p"/>
                            </m:rPr>
                            <w:rPr>
                              <w:rFonts w:ascii="Cambria Math" w:hAnsi="Cambria Math"/>
                            </w:rPr>
                            <m:t>}</m:t>
                          </m:r>
                          <m:ctrlPr>
                            <w:rPr>
                              <w:rFonts w:ascii="Cambria Math" w:eastAsia="Cambria Math" w:hAnsi="Cambria Math" w:cs="Cambria Math"/>
                            </w:rPr>
                          </m:ctrlPr>
                        </m:e>
                        <m:e>
                          <m:r>
                            <m:rPr>
                              <m:sty m:val="p"/>
                            </m:rPr>
                            <w:rPr>
                              <w:rFonts w:ascii="Cambria Math" w:hAnsi="Cambria Math"/>
                            </w:rPr>
                            <m:t>{</m:t>
                          </m:r>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2</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3</m:t>
                              </m:r>
                            </m:sub>
                            <m:sup>
                              <m:r>
                                <m:rPr>
                                  <m:sty m:val="p"/>
                                </m:rPr>
                                <w:rPr>
                                  <w:rFonts w:ascii="Cambria Math" w:hAnsi="Cambria Math"/>
                                </w:rPr>
                                <m:t>4</m:t>
                              </m:r>
                            </m:sup>
                          </m:sSubSup>
                          <m:r>
                            <m:rPr>
                              <m:sty m:val="p"/>
                            </m:rPr>
                            <w:rPr>
                              <w:rFonts w:ascii="Cambria Math" w:hAnsi="Cambria Math"/>
                            </w:rPr>
                            <m:t>}</m:t>
                          </m:r>
                          <m:ctrlPr>
                            <w:rPr>
                              <w:rFonts w:ascii="Cambria Math" w:eastAsia="Cambria Math" w:hAnsi="Cambria Math" w:cs="Cambria Math"/>
                            </w:rPr>
                          </m:ctrlPr>
                        </m:e>
                        <m:e>
                          <m:r>
                            <m:rPr>
                              <m:sty m:val="p"/>
                            </m:rPr>
                            <w:rPr>
                              <w:rFonts w:ascii="Cambria Math" w:hAnsi="Cambria Math"/>
                            </w:rPr>
                            <m:t>{</m:t>
                          </m:r>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2</m:t>
                              </m:r>
                            </m:sub>
                            <m:sup>
                              <m:r>
                                <m:rPr>
                                  <m:sty m:val="p"/>
                                </m:rPr>
                                <w:rPr>
                                  <w:rFonts w:ascii="Cambria Math" w:hAnsi="Cambria Math"/>
                                </w:rPr>
                                <m:t>3</m:t>
                              </m:r>
                            </m:sup>
                          </m:sSubSup>
                          <m:r>
                            <m:rPr>
                              <m:sty m:val="p"/>
                            </m:rPr>
                            <w:rPr>
                              <w:rFonts w:ascii="Cambria Math" w:hAnsi="Cambria Math"/>
                            </w:rPr>
                            <m:t>}</m:t>
                          </m:r>
                          <m:ctrlPr>
                            <w:rPr>
                              <w:rFonts w:ascii="Cambria Math" w:eastAsia="Cambria Math" w:hAnsi="Cambria Math" w:cs="Cambria Math"/>
                            </w:rPr>
                          </m:ctrlPr>
                        </m:e>
                        <m:e>
                          <m:r>
                            <m:rPr>
                              <m:sty m:val="p"/>
                            </m:rPr>
                            <w:rPr>
                              <w:rFonts w:ascii="Cambria Math" w:hAnsi="Cambria Math"/>
                            </w:rPr>
                            <m:t>{</m:t>
                          </m:r>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2</m:t>
                              </m:r>
                            </m:sub>
                            <m:sup>
                              <m:r>
                                <m:rPr>
                                  <m:sty m:val="p"/>
                                </m:rPr>
                                <w:rPr>
                                  <w:rFonts w:ascii="Cambria Math" w:hAnsi="Cambria Math"/>
                                </w:rPr>
                                <m:t>5</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3</m:t>
                              </m:r>
                            </m:sub>
                            <m:sup>
                              <m:r>
                                <m:rPr>
                                  <m:sty m:val="p"/>
                                </m:rPr>
                                <w:rPr>
                                  <w:rFonts w:ascii="Cambria Math" w:hAnsi="Cambria Math"/>
                                </w:rPr>
                                <m:t>5</m:t>
                              </m:r>
                            </m:sup>
                          </m:sSubSup>
                          <m:r>
                            <m:rPr>
                              <m:sty m:val="p"/>
                            </m:rPr>
                            <w:rPr>
                              <w:rFonts w:ascii="Cambria Math" w:hAnsi="Cambria Math"/>
                            </w:rPr>
                            <m:t>}</m:t>
                          </m:r>
                          <m:ctrlPr>
                            <w:rPr>
                              <w:rFonts w:ascii="Cambria Math" w:eastAsia="Cambria Math" w:hAnsi="Cambria Math" w:cs="Cambria Math"/>
                            </w:rPr>
                          </m:ctrlPr>
                        </m:e>
                      </m:mr>
                      <m:mr>
                        <m:e>
                          <m:r>
                            <m:rPr>
                              <m:sty m:val="p"/>
                            </m:rPr>
                            <w:rPr>
                              <w:rFonts w:ascii="Cambria Math" w:hAnsi="Cambria Math"/>
                            </w:rPr>
                            <m:t>{</m:t>
                          </m:r>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3</m:t>
                              </m:r>
                            </m:sub>
                            <m:sup>
                              <m:r>
                                <m:rPr>
                                  <m:sty m:val="p"/>
                                </m:rPr>
                                <w:rPr>
                                  <w:rFonts w:ascii="Cambria Math" w:hAnsi="Cambria Math"/>
                                </w:rPr>
                                <m:t>3</m:t>
                              </m:r>
                            </m:sup>
                          </m:sSubSup>
                          <m:r>
                            <m:rPr>
                              <m:sty m:val="p"/>
                            </m:rPr>
                            <w:rPr>
                              <w:rFonts w:ascii="Cambria Math" w:hAnsi="Cambria Math"/>
                            </w:rPr>
                            <m:t>}</m:t>
                          </m:r>
                          <m:ctrlPr>
                            <w:rPr>
                              <w:rFonts w:ascii="Cambria Math" w:eastAsia="Cambria Math" w:hAnsi="Cambria Math" w:cs="Cambria Math"/>
                            </w:rPr>
                          </m:ctrlPr>
                        </m:e>
                        <m:e>
                          <m:r>
                            <m:rPr>
                              <m:sty m:val="p"/>
                            </m:rPr>
                            <w:rPr>
                              <w:rFonts w:ascii="Cambria Math" w:hAnsi="Cambria Math"/>
                            </w:rPr>
                            <m:t>{</m:t>
                          </m:r>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1</m:t>
                              </m:r>
                            </m:sub>
                            <m:sup>
                              <m:r>
                                <m:rPr>
                                  <m:sty m:val="p"/>
                                </m:rPr>
                                <w:rPr>
                                  <w:rFonts w:ascii="Cambria Math" w:hAnsi="Cambria Math"/>
                                </w:rPr>
                                <m:t>3</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3</m:t>
                              </m:r>
                            </m:sub>
                            <m:sup>
                              <m:r>
                                <m:rPr>
                                  <m:sty m:val="p"/>
                                </m:rPr>
                                <w:rPr>
                                  <w:rFonts w:ascii="Cambria Math" w:hAnsi="Cambria Math"/>
                                </w:rPr>
                                <m:t>4</m:t>
                              </m:r>
                            </m:sup>
                          </m:sSubSup>
                          <m:r>
                            <m:rPr>
                              <m:sty m:val="p"/>
                            </m:rPr>
                            <w:rPr>
                              <w:rFonts w:ascii="Cambria Math" w:hAnsi="Cambria Math"/>
                            </w:rPr>
                            <m:t>}</m:t>
                          </m:r>
                          <m:ctrlPr>
                            <w:rPr>
                              <w:rFonts w:ascii="Cambria Math" w:eastAsia="Cambria Math" w:hAnsi="Cambria Math" w:cs="Cambria Math"/>
                            </w:rPr>
                          </m:ctrlPr>
                        </m:e>
                        <m:e>
                          <m:r>
                            <m:rPr>
                              <m:sty m:val="p"/>
                            </m:rPr>
                            <w:rPr>
                              <w:rFonts w:ascii="Cambria Math" w:hAnsi="Cambria Math"/>
                            </w:rPr>
                            <m:t>{}</m:t>
                          </m:r>
                          <m:ctrlPr>
                            <w:rPr>
                              <w:rFonts w:ascii="Cambria Math" w:eastAsia="Cambria Math" w:hAnsi="Cambria Math" w:cs="Cambria Math"/>
                            </w:rPr>
                          </m:ctrlPr>
                        </m:e>
                        <m:e>
                          <m:r>
                            <m:rPr>
                              <m:sty m:val="p"/>
                            </m:rPr>
                            <w:rPr>
                              <w:rFonts w:ascii="Cambria Math" w:hAnsi="Cambria Math"/>
                            </w:rPr>
                            <m:t>{}</m:t>
                          </m:r>
                          <m:ctrlPr>
                            <w:rPr>
                              <w:rFonts w:ascii="Cambria Math" w:eastAsia="Cambria Math" w:hAnsi="Cambria Math" w:cs="Cambria Math"/>
                            </w:rPr>
                          </m:ctrlPr>
                        </m:e>
                        <m:e>
                          <m:r>
                            <m:rPr>
                              <m:sty m:val="p"/>
                            </m:rPr>
                            <w:rPr>
                              <w:rFonts w:ascii="Cambria Math" w:hAnsi="Cambria Math"/>
                            </w:rPr>
                            <m:t>{</m:t>
                          </m:r>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1</m:t>
                              </m:r>
                            </m:sub>
                            <m:sup>
                              <m:r>
                                <m:rPr>
                                  <m:sty m:val="p"/>
                                </m:rPr>
                                <w:rPr>
                                  <w:rFonts w:ascii="Cambria Math" w:hAnsi="Cambria Math"/>
                                </w:rPr>
                                <m:t>5</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3</m:t>
                              </m:r>
                            </m:sub>
                            <m:sup>
                              <m:r>
                                <m:rPr>
                                  <m:sty m:val="p"/>
                                </m:rPr>
                                <w:rPr>
                                  <w:rFonts w:ascii="Cambria Math" w:hAnsi="Cambria Math"/>
                                </w:rPr>
                                <m:t>5</m:t>
                              </m:r>
                            </m:sup>
                          </m:sSubSup>
                          <m:r>
                            <m:rPr>
                              <m:sty m:val="p"/>
                            </m:rPr>
                            <w:rPr>
                              <w:rFonts w:ascii="Cambria Math" w:hAnsi="Cambria Math"/>
                            </w:rPr>
                            <m:t>}</m:t>
                          </m:r>
                          <m:ctrlPr>
                            <w:rPr>
                              <w:rFonts w:ascii="Cambria Math" w:eastAsia="Cambria Math" w:hAnsi="Cambria Math" w:cs="Cambria Math"/>
                            </w:rPr>
                          </m:ctrlPr>
                        </m:e>
                      </m:mr>
                      <m:mr>
                        <m:e>
                          <m:r>
                            <m:rPr>
                              <m:sty m:val="p"/>
                            </m:rPr>
                            <w:rPr>
                              <w:rFonts w:ascii="Cambria Math" w:hAnsi="Cambria Math"/>
                            </w:rPr>
                            <m:t>{}</m:t>
                          </m:r>
                          <m:ctrlPr>
                            <w:rPr>
                              <w:rFonts w:ascii="Cambria Math" w:eastAsia="Cambria Math" w:hAnsi="Cambria Math" w:cs="Cambria Math"/>
                            </w:rPr>
                          </m:ctrlPr>
                        </m:e>
                        <m:e>
                          <m:r>
                            <m:rPr>
                              <m:sty m:val="p"/>
                            </m:rPr>
                            <w:rPr>
                              <w:rFonts w:ascii="Cambria Math" w:hAnsi="Cambria Math"/>
                            </w:rPr>
                            <m:t>{</m:t>
                          </m:r>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1</m:t>
                              </m:r>
                            </m:sub>
                            <m:sup>
                              <m:r>
                                <m:rPr>
                                  <m:sty m:val="p"/>
                                </m:rPr>
                                <w:rPr>
                                  <w:rFonts w:ascii="Cambria Math" w:hAnsi="Cambria Math"/>
                                </w:rPr>
                                <m:t>1</m:t>
                              </m:r>
                            </m:sup>
                          </m:sSubSup>
                          <m:r>
                            <m:rPr>
                              <m:sty m:val="p"/>
                            </m:rPr>
                            <w:rPr>
                              <w:rFonts w:ascii="Cambria Math" w:hAnsi="Cambria Math"/>
                            </w:rPr>
                            <m:t>}</m:t>
                          </m:r>
                          <m:ctrlPr>
                            <w:rPr>
                              <w:rFonts w:ascii="Cambria Math" w:eastAsia="Cambria Math" w:hAnsi="Cambria Math" w:cs="Cambria Math"/>
                            </w:rPr>
                          </m:ctrlPr>
                        </m:e>
                        <m:e>
                          <m:r>
                            <m:rPr>
                              <m:sty m:val="p"/>
                            </m:rPr>
                            <w:rPr>
                              <w:rFonts w:ascii="Cambria Math" w:hAnsi="Cambria Math"/>
                            </w:rPr>
                            <m:t>{</m:t>
                          </m:r>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2</m:t>
                              </m:r>
                            </m:sub>
                            <m:sup>
                              <m:r>
                                <m:rPr>
                                  <m:sty m:val="p"/>
                                </m:rPr>
                                <w:rPr>
                                  <w:rFonts w:ascii="Cambria Math" w:hAnsi="Cambria Math"/>
                                </w:rPr>
                                <m:t>1</m:t>
                              </m:r>
                            </m:sup>
                          </m:sSubSup>
                          <m:r>
                            <m:rPr>
                              <m:sty m:val="p"/>
                            </m:rPr>
                            <w:rPr>
                              <w:rFonts w:ascii="Cambria Math" w:hAnsi="Cambria Math"/>
                            </w:rPr>
                            <m:t>}</m:t>
                          </m:r>
                        </m:e>
                        <m:e>
                          <m:r>
                            <m:rPr>
                              <m:sty m:val="p"/>
                            </m:rPr>
                            <w:rPr>
                              <w:rFonts w:ascii="Cambria Math" w:hAnsi="Cambria Math"/>
                            </w:rPr>
                            <m:t>{</m:t>
                          </m:r>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1</m:t>
                              </m:r>
                            </m:sub>
                            <m:sup>
                              <m:r>
                                <m:rPr>
                                  <m:sty m:val="p"/>
                                </m:rPr>
                                <w:rPr>
                                  <w:rFonts w:ascii="Cambria Math" w:hAnsi="Cambria Math"/>
                                </w:rPr>
                                <m:t>3</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2</m:t>
                              </m:r>
                            </m:sub>
                            <m:sup>
                              <m:r>
                                <m:rPr>
                                  <m:sty m:val="p"/>
                                </m:rPr>
                                <w:rPr>
                                  <w:rFonts w:ascii="Cambria Math" w:hAnsi="Cambria Math"/>
                                </w:rPr>
                                <m:t>2</m:t>
                              </m:r>
                            </m:sup>
                          </m:sSubSup>
                          <m:r>
                            <m:rPr>
                              <m:sty m:val="p"/>
                            </m:rPr>
                            <w:rPr>
                              <w:rFonts w:ascii="Cambria Math" w:hAnsi="Cambria Math"/>
                            </w:rPr>
                            <m:t>}</m:t>
                          </m:r>
                        </m:e>
                        <m:e>
                          <m:r>
                            <m:rPr>
                              <m:sty m:val="p"/>
                            </m:rPr>
                            <w:rPr>
                              <w:rFonts w:ascii="Cambria Math" w:hAnsi="Cambria Math"/>
                            </w:rPr>
                            <m:t>{</m:t>
                          </m:r>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1</m:t>
                              </m:r>
                            </m:sub>
                            <m:sup>
                              <m:r>
                                <m:rPr>
                                  <m:sty m:val="p"/>
                                </m:rPr>
                                <w:rPr>
                                  <w:rFonts w:ascii="Cambria Math" w:hAnsi="Cambria Math"/>
                                </w:rPr>
                                <m:t>5</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2</m:t>
                              </m:r>
                            </m:sub>
                            <m:sup>
                              <m:r>
                                <m:rPr>
                                  <m:sty m:val="p"/>
                                </m:rPr>
                                <w:rPr>
                                  <w:rFonts w:ascii="Cambria Math" w:hAnsi="Cambria Math"/>
                                </w:rPr>
                                <m:t>5</m:t>
                              </m:r>
                            </m:sup>
                          </m:sSubSup>
                          <m:r>
                            <m:rPr>
                              <m:sty m:val="p"/>
                            </m:rPr>
                            <w:rPr>
                              <w:rFonts w:ascii="Cambria Math" w:hAnsi="Cambria Math"/>
                            </w:rPr>
                            <m:t>}</m:t>
                          </m:r>
                        </m:e>
                      </m:mr>
                    </m:m>
                  </m:e>
                </m:d>
              </m:oMath>
            </m:oMathPara>
          </w:p>
        </w:tc>
        <w:tc>
          <w:tcPr>
            <w:tcW w:w="651" w:type="dxa"/>
            <w:vAlign w:val="center"/>
          </w:tcPr>
          <w:p w:rsidR="00D62C01" w:rsidRPr="002D71A5" w:rsidRDefault="00D62C01" w:rsidP="008216C4">
            <w:pPr>
              <w:pStyle w:val="BodyText"/>
            </w:pPr>
            <w:r w:rsidRPr="002D71A5">
              <w:rPr>
                <w:rFonts w:hint="eastAsia"/>
              </w:rPr>
              <w:t>(1</w:t>
            </w:r>
            <w:r>
              <w:rPr>
                <w:rFonts w:eastAsiaTheme="minorEastAsia" w:hint="eastAsia"/>
                <w:lang w:eastAsia="zh-HK"/>
              </w:rPr>
              <w:t>0</w:t>
            </w:r>
            <w:r w:rsidRPr="002D71A5">
              <w:rPr>
                <w:rFonts w:hint="eastAsia"/>
              </w:rPr>
              <w:t>)</w:t>
            </w:r>
          </w:p>
        </w:tc>
      </w:tr>
    </w:tbl>
    <w:p w:rsidR="00D62C01" w:rsidRPr="002D71A5" w:rsidRDefault="00D62C01" w:rsidP="00D62C01">
      <w:pPr>
        <w:pStyle w:val="BodyText"/>
      </w:pPr>
      <w:r w:rsidRPr="002D71A5">
        <w:t>The</w:t>
      </w:r>
      <w:r w:rsidRPr="002D71A5">
        <w:rPr>
          <w:rFonts w:hint="eastAsia"/>
        </w:rPr>
        <w:t xml:space="preserve"> </w:t>
      </w:r>
      <w:r w:rsidRPr="002D71A5">
        <w:t>supplementary</w:t>
      </w:r>
      <w:r w:rsidRPr="002D71A5">
        <w:rPr>
          <w:rFonts w:hint="eastAsia"/>
        </w:rPr>
        <w:t xml:space="preserve"> matrix </w:t>
      </w:r>
      <m:oMath>
        <m:r>
          <m:rPr>
            <m:scr m:val="script"/>
            <m:sty m:val="p"/>
          </m:rPr>
          <w:rPr>
            <w:rFonts w:ascii="Cambria Math" w:eastAsia="PMingLiU" w:hAnsi="Cambria Math"/>
            <w:sz w:val="23"/>
            <w:szCs w:val="23"/>
            <w:lang w:eastAsia="zh-CN"/>
          </w:rPr>
          <m:t>N</m:t>
        </m:r>
      </m:oMath>
      <w:r w:rsidRPr="002D71A5">
        <w:rPr>
          <w:rFonts w:hint="eastAsia"/>
        </w:rPr>
        <w:t xml:space="preserve"> becomes:</w:t>
      </w:r>
    </w:p>
    <w:tbl>
      <w:tblPr>
        <w:tblW w:w="0" w:type="auto"/>
        <w:tblLook w:val="04A0"/>
      </w:tblPr>
      <w:tblGrid>
        <w:gridCol w:w="567"/>
        <w:gridCol w:w="2941"/>
        <w:gridCol w:w="446"/>
        <w:gridCol w:w="695"/>
        <w:gridCol w:w="427"/>
      </w:tblGrid>
      <w:tr w:rsidR="00D62C01" w:rsidTr="008216C4">
        <w:tc>
          <w:tcPr>
            <w:tcW w:w="598" w:type="dxa"/>
            <w:vAlign w:val="center"/>
          </w:tcPr>
          <w:p w:rsidR="00D62C01" w:rsidRPr="002D71A5" w:rsidRDefault="00D62C01" w:rsidP="008216C4">
            <w:pPr>
              <w:pStyle w:val="BodyText"/>
            </w:pPr>
          </w:p>
        </w:tc>
        <w:tc>
          <w:tcPr>
            <w:tcW w:w="3479" w:type="dxa"/>
            <w:gridSpan w:val="2"/>
            <w:vAlign w:val="center"/>
          </w:tcPr>
          <w:p w:rsidR="00D62C01" w:rsidRPr="002D71A5" w:rsidRDefault="00D62C01" w:rsidP="008216C4">
            <w:pPr>
              <w:pStyle w:val="BodyText"/>
            </w:pPr>
            <m:oMathPara>
              <m:oMath>
                <m:r>
                  <m:rPr>
                    <m:scr m:val="script"/>
                    <m:sty m:val="p"/>
                  </m:rPr>
                  <w:rPr>
                    <w:rFonts w:ascii="Cambria Math" w:eastAsia="PMingLiU" w:hAnsi="Cambria Math"/>
                    <w:sz w:val="23"/>
                    <w:szCs w:val="23"/>
                    <w:lang w:eastAsia="zh-CN"/>
                  </w:rPr>
                  <m:t>N</m:t>
                </m:r>
                <m:r>
                  <m:rPr>
                    <m:sty m:val="p"/>
                  </m:rPr>
                  <w:rPr>
                    <w:rFonts w:ascii="Cambria Math" w:eastAsia="PMingLiU" w:hAnsi="Cambria Math"/>
                    <w:lang w:eastAsia="zh-CN"/>
                  </w:rPr>
                  <m:t>=</m:t>
                </m:r>
                <m:d>
                  <m:dPr>
                    <m:begChr m:val="["/>
                    <m:endChr m:val="]"/>
                    <m:ctrlPr>
                      <w:rPr>
                        <w:rFonts w:ascii="Cambria Math" w:eastAsia="PMingLiU" w:hAnsi="Cambria Math"/>
                        <w:lang w:eastAsia="zh-CN"/>
                      </w:rPr>
                    </m:ctrlPr>
                  </m:dPr>
                  <m:e>
                    <m:m>
                      <m:mPr>
                        <m:mcs>
                          <m:mc>
                            <m:mcPr>
                              <m:count m:val="5"/>
                              <m:mcJc m:val="center"/>
                            </m:mcPr>
                          </m:mc>
                        </m:mcs>
                        <m:ctrlPr>
                          <w:rPr>
                            <w:rFonts w:ascii="Cambria Math" w:eastAsia="PMingLiU" w:hAnsi="Cambria Math"/>
                            <w:lang w:eastAsia="zh-CN"/>
                          </w:rPr>
                        </m:ctrlPr>
                      </m:mPr>
                      <m:mr>
                        <m:e>
                          <m:r>
                            <m:rPr>
                              <m:sty m:val="p"/>
                            </m:rPr>
                            <w:rPr>
                              <w:rFonts w:ascii="Cambria Math" w:eastAsia="PMingLiU" w:hAnsi="Cambria Math"/>
                              <w:lang w:eastAsia="zh-CN"/>
                            </w:rPr>
                            <m:t>1</m:t>
                          </m:r>
                          <m:ctrlPr>
                            <w:rPr>
                              <w:rFonts w:ascii="Cambria Math" w:eastAsia="Cambria Math" w:hAnsi="Cambria Math" w:cs="Cambria Math"/>
                            </w:rPr>
                          </m:ctrlPr>
                        </m:e>
                        <m:e>
                          <m:r>
                            <m:rPr>
                              <m:sty m:val="p"/>
                            </m:rPr>
                            <w:rPr>
                              <w:rFonts w:ascii="Cambria Math" w:eastAsia="PMingLiU" w:hAnsi="Cambria Math"/>
                              <w:lang w:eastAsia="zh-CN"/>
                            </w:rPr>
                            <m:t>2</m:t>
                          </m:r>
                          <m:ctrlPr>
                            <w:rPr>
                              <w:rFonts w:ascii="Cambria Math" w:eastAsia="Cambria Math" w:hAnsi="Cambria Math" w:cs="Cambria Math"/>
                            </w:rPr>
                          </m:ctrlPr>
                        </m:e>
                        <m:e>
                          <m:r>
                            <m:rPr>
                              <m:sty m:val="p"/>
                            </m:rPr>
                            <w:rPr>
                              <w:rFonts w:ascii="Cambria Math" w:eastAsia="Cambria Math" w:hAnsi="Cambria Math" w:cs="Cambria Math"/>
                            </w:rPr>
                            <m:t>2</m:t>
                          </m:r>
                          <m:ctrlPr>
                            <w:rPr>
                              <w:rFonts w:ascii="Cambria Math" w:eastAsia="Cambria Math" w:hAnsi="Cambria Math" w:cs="Cambria Math"/>
                            </w:rPr>
                          </m:ctrlPr>
                        </m:e>
                        <m:e>
                          <m:r>
                            <m:rPr>
                              <m:sty m:val="p"/>
                            </m:rPr>
                            <w:rPr>
                              <w:rFonts w:ascii="Cambria Math" w:eastAsia="PMingLiU" w:hAnsi="Cambria Math"/>
                              <w:lang w:eastAsia="zh-CN"/>
                            </w:rPr>
                            <m:t>1</m:t>
                          </m:r>
                          <m:ctrlPr>
                            <w:rPr>
                              <w:rFonts w:ascii="Cambria Math" w:eastAsia="Cambria Math" w:hAnsi="Cambria Math" w:cs="Cambria Math"/>
                            </w:rPr>
                          </m:ctrlPr>
                        </m:e>
                        <m:e>
                          <m:r>
                            <m:rPr>
                              <m:sty m:val="p"/>
                            </m:rPr>
                            <w:rPr>
                              <w:rFonts w:ascii="Cambria Math" w:eastAsia="Cambria Math" w:hAnsi="Cambria Math" w:cs="Cambria Math"/>
                            </w:rPr>
                            <m:t>2</m:t>
                          </m:r>
                          <m:ctrlPr>
                            <w:rPr>
                              <w:rFonts w:ascii="Cambria Math" w:eastAsia="Cambria Math" w:hAnsi="Cambria Math" w:cs="Cambria Math"/>
                            </w:rPr>
                          </m:ctrlPr>
                        </m:e>
                      </m:mr>
                      <m:mr>
                        <m:e>
                          <m:r>
                            <m:rPr>
                              <m:sty m:val="p"/>
                            </m:rPr>
                            <w:rPr>
                              <w:rFonts w:ascii="Cambria Math" w:eastAsia="PMingLiU" w:hAnsi="Cambria Math"/>
                              <w:lang w:eastAsia="zh-CN"/>
                            </w:rPr>
                            <m:t>2</m:t>
                          </m:r>
                          <m:ctrlPr>
                            <w:rPr>
                              <w:rFonts w:ascii="Cambria Math" w:eastAsia="Cambria Math" w:hAnsi="Cambria Math" w:cs="Cambria Math"/>
                            </w:rPr>
                          </m:ctrlPr>
                        </m:e>
                        <m:e>
                          <m:r>
                            <m:rPr>
                              <m:sty m:val="p"/>
                            </m:rPr>
                            <w:rPr>
                              <w:rFonts w:ascii="Cambria Math" w:eastAsia="PMingLiU" w:hAnsi="Cambria Math"/>
                              <w:lang w:eastAsia="zh-CN"/>
                            </w:rPr>
                            <m:t>2</m:t>
                          </m:r>
                          <m:ctrlPr>
                            <w:rPr>
                              <w:rFonts w:ascii="Cambria Math" w:eastAsia="Cambria Math" w:hAnsi="Cambria Math" w:cs="Cambria Math"/>
                            </w:rPr>
                          </m:ctrlPr>
                        </m:e>
                        <m:e>
                          <m:r>
                            <m:rPr>
                              <m:sty m:val="p"/>
                            </m:rPr>
                            <w:rPr>
                              <w:rFonts w:ascii="Cambria Math" w:eastAsia="Cambria Math" w:hAnsi="Cambria Math" w:cs="Cambria Math"/>
                            </w:rPr>
                            <m:t>1</m:t>
                          </m:r>
                          <m:ctrlPr>
                            <w:rPr>
                              <w:rFonts w:ascii="Cambria Math" w:eastAsia="Cambria Math" w:hAnsi="Cambria Math" w:cs="Cambria Math"/>
                            </w:rPr>
                          </m:ctrlPr>
                        </m:e>
                        <m:e>
                          <m:r>
                            <m:rPr>
                              <m:sty m:val="p"/>
                            </m:rPr>
                            <w:rPr>
                              <w:rFonts w:ascii="Cambria Math" w:eastAsia="PMingLiU" w:hAnsi="Cambria Math"/>
                              <w:lang w:eastAsia="zh-CN"/>
                            </w:rPr>
                            <m:t>0</m:t>
                          </m:r>
                          <m:ctrlPr>
                            <w:rPr>
                              <w:rFonts w:ascii="Cambria Math" w:eastAsia="Cambria Math" w:hAnsi="Cambria Math" w:cs="Cambria Math"/>
                            </w:rPr>
                          </m:ctrlPr>
                        </m:e>
                        <m:e>
                          <m:r>
                            <m:rPr>
                              <m:sty m:val="p"/>
                            </m:rPr>
                            <w:rPr>
                              <w:rFonts w:ascii="Cambria Math" w:eastAsia="Cambria Math" w:hAnsi="Cambria Math" w:cs="Cambria Math"/>
                            </w:rPr>
                            <m:t>2</m:t>
                          </m:r>
                          <m:ctrlPr>
                            <w:rPr>
                              <w:rFonts w:ascii="Cambria Math" w:eastAsia="Cambria Math" w:hAnsi="Cambria Math" w:cs="Cambria Math"/>
                            </w:rPr>
                          </m:ctrlPr>
                        </m:e>
                      </m:mr>
                      <m:mr>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1</m:t>
                          </m:r>
                          <m:ctrlPr>
                            <w:rPr>
                              <w:rFonts w:ascii="Cambria Math" w:eastAsia="Cambria Math" w:hAnsi="Cambria Math" w:cs="Cambria Math"/>
                            </w:rPr>
                          </m:ctrlPr>
                        </m:e>
                        <m:e>
                          <m:r>
                            <m:rPr>
                              <m:sty m:val="p"/>
                            </m:rPr>
                            <w:rPr>
                              <w:rFonts w:ascii="Cambria Math" w:eastAsia="Cambria Math" w:hAnsi="Cambria Math" w:cs="Cambria Math"/>
                            </w:rPr>
                            <m:t>2</m:t>
                          </m:r>
                        </m:e>
                        <m:e>
                          <m:r>
                            <m:rPr>
                              <m:sty m:val="p"/>
                            </m:rPr>
                            <w:rPr>
                              <w:rFonts w:ascii="Cambria Math" w:eastAsia="PMingLiU" w:hAnsi="Cambria Math"/>
                              <w:lang w:eastAsia="zh-CN"/>
                            </w:rPr>
                            <m:t>2</m:t>
                          </m:r>
                        </m:e>
                        <m:e>
                          <m:r>
                            <m:rPr>
                              <m:sty m:val="p"/>
                            </m:rPr>
                            <w:rPr>
                              <w:rFonts w:ascii="Cambria Math" w:eastAsia="PMingLiU" w:hAnsi="Cambria Math"/>
                              <w:lang w:eastAsia="zh-CN"/>
                            </w:rPr>
                            <m:t>2</m:t>
                          </m:r>
                        </m:e>
                      </m:mr>
                    </m:m>
                  </m:e>
                </m:d>
              </m:oMath>
            </m:oMathPara>
          </w:p>
        </w:tc>
        <w:tc>
          <w:tcPr>
            <w:tcW w:w="999" w:type="dxa"/>
            <w:gridSpan w:val="2"/>
            <w:vAlign w:val="center"/>
          </w:tcPr>
          <w:p w:rsidR="00D62C01" w:rsidRPr="002D71A5" w:rsidRDefault="00D62C01" w:rsidP="008216C4">
            <w:pPr>
              <w:pStyle w:val="BodyText"/>
              <w:rPr>
                <w:lang w:eastAsia="zh-CN"/>
              </w:rPr>
            </w:pPr>
            <w:r w:rsidRPr="002D71A5">
              <w:rPr>
                <w:rFonts w:hint="eastAsia"/>
              </w:rPr>
              <w:t>(1</w:t>
            </w:r>
            <w:r>
              <w:rPr>
                <w:rFonts w:eastAsiaTheme="minorEastAsia" w:hint="eastAsia"/>
                <w:lang w:eastAsia="zh-HK"/>
              </w:rPr>
              <w:t>1</w:t>
            </w:r>
            <w:ins w:id="237" w:author="lxf" w:date="2010-12-06T22:56:00Z">
              <w:r w:rsidR="00867693">
                <w:rPr>
                  <w:rFonts w:hint="eastAsia"/>
                  <w:lang w:eastAsia="zh-CN"/>
                </w:rPr>
                <w:t>a</w:t>
              </w:r>
            </w:ins>
            <w:r w:rsidRPr="002D71A5">
              <w:rPr>
                <w:rFonts w:hint="eastAsia"/>
              </w:rPr>
              <w:t>)</w:t>
            </w:r>
          </w:p>
        </w:tc>
      </w:tr>
      <w:tr w:rsidR="00867693" w:rsidTr="00C06F40">
        <w:trPr>
          <w:gridAfter w:val="1"/>
          <w:wAfter w:w="447" w:type="dxa"/>
          <w:ins w:id="238" w:author="lxf" w:date="2010-12-06T22:56:00Z"/>
        </w:trPr>
        <w:tc>
          <w:tcPr>
            <w:tcW w:w="3630" w:type="dxa"/>
            <w:gridSpan w:val="2"/>
            <w:vAlign w:val="center"/>
          </w:tcPr>
          <w:p w:rsidR="00C06F40" w:rsidRDefault="00EA06C0">
            <w:pPr>
              <w:pStyle w:val="BodyText"/>
              <w:rPr>
                <w:ins w:id="239" w:author="lxf" w:date="2010-12-06T22:56:00Z"/>
              </w:rPr>
            </w:pPr>
            <m:oMathPara>
              <m:oMath>
                <m:sSub>
                  <m:sSubPr>
                    <m:ctrlPr>
                      <w:ins w:id="240" w:author="lxf" w:date="2010-12-06T22:56:00Z">
                        <w:rPr>
                          <w:rFonts w:ascii="Cambria Math" w:hAnsi="Cambria Math"/>
                        </w:rPr>
                      </w:ins>
                    </m:ctrlPr>
                  </m:sSubPr>
                  <m:e>
                    <w:ins w:id="241" w:author="lxf" w:date="2010-12-06T22:56:00Z">
                      <m:r>
                        <m:rPr>
                          <m:scr m:val="script"/>
                          <m:sty m:val="p"/>
                        </m:rPr>
                        <w:rPr>
                          <w:rFonts w:ascii="Cambria Math" w:hAnsi="Cambria Math"/>
                        </w:rPr>
                        <m:t>N</m:t>
                      </m:r>
                    </w:ins>
                  </m:e>
                  <m:sub>
                    <w:ins w:id="242" w:author="lxf" w:date="2010-12-06T22:56:00Z">
                      <m:r>
                        <m:rPr>
                          <m:sty m:val="p"/>
                        </m:rPr>
                        <w:rPr>
                          <w:rFonts w:ascii="Cambria Math" w:hAnsi="Cambria Math"/>
                        </w:rPr>
                        <m:t>s</m:t>
                      </m:r>
                    </w:ins>
                  </m:sub>
                </m:sSub>
                <w:ins w:id="243" w:author="lxf" w:date="2010-12-06T22:56:00Z">
                  <m:r>
                    <m:rPr>
                      <m:sty m:val="p"/>
                    </m:rPr>
                    <w:rPr>
                      <w:rFonts w:ascii="Cambria Math" w:hAnsi="Cambria Math"/>
                    </w:rPr>
                    <m:t>=[</m:t>
                  </m:r>
                </w:ins>
                <m:sSup>
                  <m:sSupPr>
                    <m:ctrlPr>
                      <w:ins w:id="244" w:author="lxf" w:date="2010-12-06T22:56:00Z">
                        <w:rPr>
                          <w:rFonts w:ascii="Cambria Math" w:hAnsi="Cambria Math"/>
                        </w:rPr>
                      </w:ins>
                    </m:ctrlPr>
                  </m:sSupPr>
                  <m:e>
                    <w:ins w:id="245" w:author="lxf" w:date="2010-12-06T22:56:00Z">
                      <m:r>
                        <m:rPr>
                          <m:sty m:val="p"/>
                        </m:rPr>
                        <w:rPr>
                          <w:rFonts w:ascii="Cambria Math" w:hAnsi="Cambria Math"/>
                        </w:rPr>
                        <m:t>8,7,7]</m:t>
                      </m:r>
                    </w:ins>
                  </m:e>
                  <m:sup>
                    <w:ins w:id="246" w:author="lxf" w:date="2010-12-06T22:56:00Z">
                      <m:r>
                        <m:rPr>
                          <m:sty m:val="p"/>
                        </m:rPr>
                        <w:rPr>
                          <w:rFonts w:ascii="Cambria Math" w:hAnsi="Cambria Math"/>
                        </w:rPr>
                        <m:t>'</m:t>
                      </m:r>
                    </w:ins>
                  </m:sup>
                </m:sSup>
              </m:oMath>
            </m:oMathPara>
          </w:p>
        </w:tc>
        <w:tc>
          <w:tcPr>
            <w:tcW w:w="999" w:type="dxa"/>
            <w:gridSpan w:val="2"/>
            <w:vAlign w:val="center"/>
          </w:tcPr>
          <w:p w:rsidR="00000000" w:rsidRDefault="00867693">
            <w:pPr>
              <w:pStyle w:val="BodyText"/>
              <w:rPr>
                <w:ins w:id="247" w:author="lxf" w:date="2010-12-06T22:56:00Z"/>
                <w:i/>
                <w:iCs/>
                <w:noProof/>
              </w:rPr>
              <w:pPrChange w:id="248" w:author="lxf" w:date="2010-12-06T22:56:00Z">
                <w:pPr>
                  <w:pStyle w:val="BodyText"/>
                  <w:numPr>
                    <w:ilvl w:val="3"/>
                    <w:numId w:val="1"/>
                  </w:numPr>
                  <w:tabs>
                    <w:tab w:val="num" w:pos="630"/>
                    <w:tab w:val="num" w:pos="720"/>
                  </w:tabs>
                  <w:spacing w:before="40" w:after="40"/>
                  <w:ind w:firstLine="360"/>
                  <w:outlineLvl w:val="3"/>
                </w:pPr>
              </w:pPrChange>
            </w:pPr>
            <w:ins w:id="249" w:author="lxf" w:date="2010-12-06T22:56:00Z">
              <w:r w:rsidRPr="002D71A5">
                <w:rPr>
                  <w:rFonts w:hint="eastAsia"/>
                </w:rPr>
                <w:t>(</w:t>
              </w:r>
              <w:r>
                <w:rPr>
                  <w:rFonts w:hint="eastAsia"/>
                  <w:lang w:eastAsia="zh-CN"/>
                </w:rPr>
                <w:t>11</w:t>
              </w:r>
              <w:r w:rsidRPr="002D71A5">
                <w:rPr>
                  <w:rFonts w:hint="eastAsia"/>
                </w:rPr>
                <w:t>b)</w:t>
              </w:r>
            </w:ins>
          </w:p>
        </w:tc>
      </w:tr>
    </w:tbl>
    <w:p w:rsidR="00867693" w:rsidRDefault="00867693" w:rsidP="00D62C01">
      <w:pPr>
        <w:pStyle w:val="BodyText"/>
        <w:rPr>
          <w:ins w:id="250" w:author="lxf" w:date="2010-12-06T22:56:00Z"/>
          <w:lang w:eastAsia="zh-CN"/>
        </w:rPr>
      </w:pPr>
    </w:p>
    <w:p w:rsidR="00D62C01" w:rsidRPr="002D71A5" w:rsidDel="005C0ED6" w:rsidRDefault="00D62C01" w:rsidP="00D62C01">
      <w:pPr>
        <w:pStyle w:val="BodyText"/>
        <w:rPr>
          <w:del w:id="251" w:author="lxf" w:date="2010-12-06T22:55:00Z"/>
        </w:rPr>
      </w:pPr>
      <w:del w:id="252" w:author="lxf" w:date="2010-12-06T22:55:00Z">
        <w:r w:rsidRPr="002D71A5" w:rsidDel="005C0ED6">
          <w:rPr>
            <w:rFonts w:hint="eastAsia"/>
          </w:rPr>
          <w:delText>Note that in Eq. (1</w:delText>
        </w:r>
        <w:r w:rsidDel="005C0ED6">
          <w:rPr>
            <w:rFonts w:eastAsiaTheme="minorEastAsia" w:hint="eastAsia"/>
            <w:lang w:eastAsia="zh-HK"/>
          </w:rPr>
          <w:delText>1</w:delText>
        </w:r>
        <w:r w:rsidRPr="002D71A5" w:rsidDel="005C0ED6">
          <w:rPr>
            <w:rFonts w:hint="eastAsia"/>
          </w:rPr>
          <w:delText>), the corresponding values correspond to S</w:delText>
        </w:r>
        <w:r w:rsidRPr="00047877" w:rsidDel="005C0ED6">
          <w:rPr>
            <w:vertAlign w:val="subscript"/>
          </w:rPr>
          <w:delText>4</w:delText>
        </w:r>
        <w:r w:rsidRPr="002D71A5" w:rsidDel="005C0ED6">
          <w:rPr>
            <w:rFonts w:hint="eastAsia"/>
          </w:rPr>
          <w:delText xml:space="preserve"> are all set to zero.</w:delText>
        </w:r>
      </w:del>
    </w:p>
    <w:p w:rsidR="00D62C01" w:rsidRPr="002D71A5" w:rsidDel="005C0ED6" w:rsidRDefault="00D62C01" w:rsidP="00D62C01">
      <w:pPr>
        <w:pStyle w:val="BodyText"/>
        <w:rPr>
          <w:del w:id="253" w:author="lxf" w:date="2010-12-06T22:55:00Z"/>
        </w:rPr>
      </w:pPr>
      <w:del w:id="254" w:author="lxf" w:date="2010-12-06T22:55:00Z">
        <w:r w:rsidRPr="002D71A5" w:rsidDel="005C0ED6">
          <w:delText>Now</w:delText>
        </w:r>
        <w:r w:rsidRPr="002D71A5" w:rsidDel="005C0ED6">
          <w:rPr>
            <w:rFonts w:hint="eastAsia"/>
          </w:rPr>
          <w:delText xml:space="preserve"> we come to the stage to find out possible UCF sets in the remaining sensor node. </w:delText>
        </w:r>
        <w:r w:rsidDel="005C0ED6">
          <w:rPr>
            <w:rFonts w:eastAsiaTheme="minorEastAsia" w:hint="eastAsia"/>
            <w:lang w:eastAsia="zh-HK"/>
          </w:rPr>
          <w:delText xml:space="preserve">From </w:delText>
        </w:r>
        <m:oMath>
          <m:sSub>
            <m:sSubPr>
              <m:ctrlPr>
                <w:rPr>
                  <w:rFonts w:ascii="Cambria Math" w:hAnsi="Cambria Math"/>
                </w:rPr>
              </m:ctrlPr>
            </m:sSubPr>
            <m:e>
              <m:r>
                <m:rPr>
                  <m:scr m:val="script"/>
                  <m:sty m:val="p"/>
                </m:rPr>
                <w:rPr>
                  <w:rFonts w:ascii="Cambria Math" w:hAnsi="Cambria Math"/>
                </w:rPr>
                <m:t>F</m:t>
              </m:r>
            </m:e>
            <m:sub>
              <m:r>
                <m:rPr>
                  <m:sty m:val="p"/>
                </m:rPr>
                <w:rPr>
                  <w:rFonts w:ascii="Cambria Math" w:hAnsi="Cambria Math"/>
                </w:rPr>
                <m:t>clist</m:t>
              </m:r>
            </m:sub>
          </m:sSub>
        </m:oMath>
        <w:r w:rsidRPr="002D71A5" w:rsidDel="005C0ED6">
          <w:rPr>
            <w:rFonts w:hint="eastAsia"/>
          </w:rPr>
          <w:delText xml:space="preserve"> in Eq. (1</w:delText>
        </w:r>
        <w:r w:rsidDel="005C0ED6">
          <w:rPr>
            <w:rFonts w:eastAsiaTheme="minorEastAsia" w:hint="eastAsia"/>
            <w:lang w:eastAsia="zh-HK"/>
          </w:rPr>
          <w:delText>0</w:delText>
        </w:r>
        <w:r w:rsidRPr="002D71A5" w:rsidDel="005C0ED6">
          <w:rPr>
            <w:rFonts w:hint="eastAsia"/>
          </w:rPr>
          <w:delText>),</w:delText>
        </w:r>
        <w:r w:rsidDel="005C0ED6">
          <w:rPr>
            <w:rFonts w:eastAsiaTheme="minorEastAsia" w:hint="eastAsia"/>
            <w:lang w:eastAsia="zh-HK"/>
          </w:rPr>
          <w:delText xml:space="preserve"> w</w:delText>
        </w:r>
        <w:r w:rsidRPr="002D71A5" w:rsidDel="005C0ED6">
          <w:rPr>
            <w:rFonts w:hint="eastAsia"/>
          </w:rPr>
          <w:delText xml:space="preserve">e found that </w:delText>
        </w:r>
        <m:oMath>
          <m:sSub>
            <m:sSubPr>
              <m:ctrlPr>
                <w:rPr>
                  <w:rFonts w:ascii="Cambria Math" w:hAnsi="Cambria Math"/>
                </w:rPr>
              </m:ctrlPr>
            </m:sSubPr>
            <m:e>
              <m:r>
                <m:rPr>
                  <m:sty m:val="p"/>
                </m:rPr>
                <w:rPr>
                  <w:rFonts w:ascii="Cambria Math" w:hAnsi="Cambria Math"/>
                </w:rPr>
                <m:t>{clist</m:t>
              </m:r>
            </m:e>
            <m:sub>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1</m:t>
                  </m:r>
                </m:sub>
                <m:sup>
                  <m:r>
                    <m:rPr>
                      <m:sty m:val="p"/>
                    </m:rPr>
                    <w:rPr>
                      <w:rFonts w:ascii="Cambria Math" w:hAnsi="Cambria Math"/>
                    </w:rPr>
                    <m:t>2</m:t>
                  </m:r>
                </m:sup>
              </m:sSubSup>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 =</m:t>
          </m:r>
          <m:sSub>
            <m:sSubPr>
              <m:ctrlPr>
                <w:rPr>
                  <w:rFonts w:ascii="Cambria Math" w:hAnsi="Cambria Math"/>
                </w:rPr>
              </m:ctrlPr>
            </m:sSubPr>
            <m:e>
              <m:r>
                <m:rPr>
                  <m:sty m:val="p"/>
                </m:rPr>
                <w:rPr>
                  <w:rFonts w:ascii="Cambria Math" w:hAnsi="Cambria Math"/>
                </w:rPr>
                <m:t>{clist</m:t>
              </m:r>
            </m:e>
            <m:sub>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2</m:t>
                  </m:r>
                </m:sub>
                <m:sup>
                  <m:r>
                    <m:rPr>
                      <m:sty m:val="p"/>
                    </m:rPr>
                    <w:rPr>
                      <w:rFonts w:ascii="Cambria Math" w:hAnsi="Cambria Math"/>
                    </w:rPr>
                    <m:t>1</m:t>
                  </m:r>
                </m:sup>
              </m:sSubSup>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2</m:t>
              </m:r>
            </m:sub>
            <m:sup>
              <m:r>
                <m:rPr>
                  <m:sty m:val="p"/>
                </m:rPr>
                <w:rPr>
                  <w:rFonts w:ascii="Cambria Math" w:hAnsi="Cambria Math"/>
                </w:rPr>
                <m:t>1</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{clist</m:t>
              </m:r>
            </m:e>
            <m:sub>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3</m:t>
                  </m:r>
                </m:sub>
                <m:sup>
                  <m:r>
                    <m:rPr>
                      <m:sty m:val="p"/>
                    </m:rPr>
                    <w:rPr>
                      <w:rFonts w:ascii="Cambria Math" w:hAnsi="Cambria Math"/>
                    </w:rPr>
                    <m:t>3</m:t>
                  </m:r>
                </m:sup>
              </m:sSubSup>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3</m:t>
              </m:r>
            </m:sub>
            <m:sup>
              <m:r>
                <m:rPr>
                  <m:sty m:val="p"/>
                </m:rPr>
                <w:rPr>
                  <w:rFonts w:ascii="Cambria Math" w:hAnsi="Cambria Math"/>
                </w:rPr>
                <m:t>3</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2</m:t>
              </m:r>
            </m:sub>
            <m:sup>
              <m:r>
                <m:rPr>
                  <m:sty m:val="p"/>
                </m:rPr>
                <w:rPr>
                  <w:rFonts w:ascii="Cambria Math" w:hAnsi="Cambria Math"/>
                </w:rPr>
                <m:t>1</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3</m:t>
              </m:r>
            </m:sub>
            <m:sup>
              <m:r>
                <m:rPr>
                  <m:sty m:val="p"/>
                </m:rPr>
                <w:rPr>
                  <w:rFonts w:ascii="Cambria Math" w:hAnsi="Cambria Math"/>
                </w:rPr>
                <m:t>3</m:t>
              </m:r>
            </m:sup>
          </m:sSubSup>
          <m:r>
            <m:rPr>
              <m:sty m:val="p"/>
            </m:rPr>
            <w:rPr>
              <w:rFonts w:ascii="Cambria Math" w:hAnsi="Cambria Math"/>
            </w:rPr>
            <m:t>}</m:t>
          </m:r>
        </m:oMath>
        <w:r w:rsidRPr="002D71A5" w:rsidDel="005C0ED6">
          <w:rPr>
            <w:rFonts w:hint="eastAsia"/>
          </w:rPr>
          <w:delText xml:space="preserve">, then </w:delText>
        </w:r>
        <m:oMath>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1</m:t>
              </m:r>
            </m:sub>
            <m:sup>
              <m:r>
                <m:rPr>
                  <m:sty m:val="p"/>
                </m:rPr>
                <w:rPr>
                  <w:rFonts w:ascii="Cambria Math" w:hAnsi="Cambria Math"/>
                </w:rPr>
                <m:t>2</m:t>
              </m:r>
            </m:sup>
          </m:sSubSup>
        </m:oMath>
        <w:r w:rsidRPr="002D71A5" w:rsidDel="005C0ED6">
          <w:rPr>
            <w:rFonts w:hint="eastAsia"/>
          </w:rPr>
          <w:delText xml:space="preserve"> i</w:delText>
        </w:r>
        <w:r w:rsidDel="005C0ED6">
          <w:rPr>
            <w:rFonts w:eastAsiaTheme="minorEastAsia" w:hint="eastAsia"/>
            <w:lang w:eastAsia="zh-HK"/>
          </w:rPr>
          <w:delText>s</w:delText>
        </w:r>
        <w:r w:rsidRPr="002D71A5" w:rsidDel="005C0ED6">
          <w:rPr>
            <w:rFonts w:hint="eastAsia"/>
          </w:rPr>
          <w:delText xml:space="preserve"> in an UCF set and this set is </w:delText>
        </w:r>
        <m:oMath>
          <m:r>
            <m:rPr>
              <m:sty m:val="p"/>
            </m:rPr>
            <w:rPr>
              <w:rFonts w:ascii="Cambria Math" w:hAnsi="Cambria Math"/>
            </w:rPr>
            <m:t>{</m:t>
          </m:r>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2</m:t>
              </m:r>
            </m:sub>
            <m:sup>
              <m:r>
                <m:rPr>
                  <m:sty m:val="p"/>
                </m:rPr>
                <w:rPr>
                  <w:rFonts w:ascii="Cambria Math" w:hAnsi="Cambria Math"/>
                </w:rPr>
                <m:t>1</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3</m:t>
              </m:r>
            </m:sub>
            <m:sup>
              <m:r>
                <m:rPr>
                  <m:sty m:val="p"/>
                </m:rPr>
                <w:rPr>
                  <w:rFonts w:ascii="Cambria Math" w:hAnsi="Cambria Math"/>
                </w:rPr>
                <m:t>3</m:t>
              </m:r>
            </m:sup>
          </m:sSubSup>
          <m:r>
            <m:rPr>
              <m:sty m:val="p"/>
            </m:rPr>
            <w:rPr>
              <w:rFonts w:ascii="Cambria Math" w:hAnsi="Cambria Math"/>
            </w:rPr>
            <m:t>}</m:t>
          </m:r>
        </m:oMath>
        <w:r w:rsidRPr="002D71A5" w:rsidDel="005C0ED6">
          <w:rPr>
            <w:rFonts w:hint="eastAsia"/>
          </w:rPr>
          <w:delText xml:space="preserve">.  In a </w:delText>
        </w:r>
        <w:r w:rsidRPr="002D71A5" w:rsidDel="005C0ED6">
          <w:delText>similar</w:delText>
        </w:r>
        <w:r w:rsidRPr="002D71A5" w:rsidDel="005C0ED6">
          <w:rPr>
            <w:rFonts w:hint="eastAsia"/>
          </w:rPr>
          <w:delText xml:space="preserve"> way, two more UCF sets are found which are </w:delText>
        </w:r>
        <m:oMath>
          <m:sSubSup>
            <m:sSubSupPr>
              <m:ctrlPr>
                <w:rPr>
                  <w:rFonts w:ascii="Cambria Math" w:hAnsi="Cambria Math"/>
                </w:rPr>
              </m:ctrlPr>
            </m:sSubSupPr>
            <m:e>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1</m:t>
                  </m:r>
                </m:sub>
                <m:sup>
                  <m:r>
                    <m:rPr>
                      <m:sty m:val="p"/>
                    </m:rPr>
                    <w:rPr>
                      <w:rFonts w:ascii="Cambria Math" w:hAnsi="Cambria Math"/>
                    </w:rPr>
                    <m:t>3</m:t>
                  </m:r>
                </m:sup>
              </m:sSubSup>
              <m:r>
                <m:rPr>
                  <m:sty m:val="p"/>
                </m:rPr>
                <w:rPr>
                  <w:rFonts w:ascii="Cambria Math" w:hAnsi="Cambria Math"/>
                </w:rPr>
                <m:t>,f</m:t>
              </m:r>
            </m:e>
            <m:sub>
              <m:r>
                <m:rPr>
                  <m:sty m:val="p"/>
                </m:rPr>
                <w:rPr>
                  <w:rFonts w:ascii="Cambria Math" w:hAnsi="Cambria Math"/>
                </w:rPr>
                <m:t>2</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3</m:t>
              </m:r>
            </m:sub>
            <m:sup>
              <m:r>
                <m:rPr>
                  <m:sty m:val="p"/>
                </m:rPr>
                <w:rPr>
                  <w:rFonts w:ascii="Cambria Math" w:hAnsi="Cambria Math"/>
                </w:rPr>
                <m:t>4</m:t>
              </m:r>
            </m:sup>
          </m:sSubSup>
          <m:r>
            <m:rPr>
              <m:sty m:val="p"/>
            </m:rPr>
            <w:rPr>
              <w:rFonts w:ascii="Cambria Math" w:hAnsi="Cambria Math"/>
            </w:rPr>
            <m:t>}</m:t>
          </m:r>
        </m:oMath>
        <w:r w:rsidRPr="002D71A5" w:rsidDel="005C0ED6">
          <w:rPr>
            <w:rFonts w:hint="eastAsia"/>
          </w:rPr>
          <w:delText xml:space="preserve"> and </w:delText>
        </w:r>
        <m:oMath>
          <m:r>
            <m:rPr>
              <m:sty m:val="p"/>
            </m:rPr>
            <w:rPr>
              <w:rFonts w:ascii="Cambria Math" w:hAnsi="Cambria Math"/>
            </w:rPr>
            <m:t>{</m:t>
          </m:r>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1</m:t>
              </m:r>
            </m:sub>
            <m:sup>
              <m:r>
                <m:rPr>
                  <m:sty m:val="p"/>
                </m:rPr>
                <w:rPr>
                  <w:rFonts w:ascii="Cambria Math" w:hAnsi="Cambria Math"/>
                </w:rPr>
                <m:t>5</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2</m:t>
              </m:r>
            </m:sub>
            <m:sup>
              <m:r>
                <m:rPr>
                  <m:sty m:val="p"/>
                </m:rPr>
                <w:rPr>
                  <w:rFonts w:ascii="Cambria Math" w:hAnsi="Cambria Math"/>
                </w:rPr>
                <m:t>5</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3</m:t>
              </m:r>
            </m:sub>
            <m:sup>
              <m:r>
                <m:rPr>
                  <m:sty m:val="p"/>
                </m:rPr>
                <w:rPr>
                  <w:rFonts w:ascii="Cambria Math" w:hAnsi="Cambria Math"/>
                </w:rPr>
                <m:t>5</m:t>
              </m:r>
            </m:sup>
          </m:sSubSup>
          <m:r>
            <m:rPr>
              <m:sty m:val="p"/>
            </m:rPr>
            <w:rPr>
              <w:rFonts w:ascii="Cambria Math" w:hAnsi="Cambria Math"/>
            </w:rPr>
            <m:t>}</m:t>
          </m:r>
        </m:oMath>
        <w:r w:rsidRPr="002D71A5" w:rsidDel="005C0ED6">
          <w:rPr>
            <w:rFonts w:hint="eastAsia"/>
          </w:rPr>
          <w:delText xml:space="preserve">. </w:delText>
        </w:r>
      </w:del>
    </w:p>
    <w:p w:rsidR="00D62C01" w:rsidRPr="002D71A5" w:rsidDel="005C0ED6" w:rsidRDefault="00D62C01" w:rsidP="00D62C01">
      <w:pPr>
        <w:pStyle w:val="BodyText"/>
        <w:rPr>
          <w:del w:id="255" w:author="lxf" w:date="2010-12-06T22:55:00Z"/>
        </w:rPr>
      </w:pPr>
      <w:del w:id="256" w:author="lxf" w:date="2010-12-06T22:55:00Z">
        <w:r w:rsidRPr="002D71A5" w:rsidDel="005C0ED6">
          <w:rPr>
            <w:rFonts w:hint="eastAsia"/>
          </w:rPr>
          <w:delText xml:space="preserve">These three UCF sets can be observed more clearly in Fig. 12, where frequencies belong to the different UCF sets </w:delText>
        </w:r>
        <w:r w:rsidRPr="002D71A5" w:rsidDel="005C0ED6">
          <w:rPr>
            <w:rFonts w:hint="eastAsia"/>
          </w:rPr>
          <w:lastRenderedPageBreak/>
          <w:delText xml:space="preserve">are marked with different </w:delText>
        </w:r>
        <w:r w:rsidRPr="002D71A5" w:rsidDel="005C0ED6">
          <w:delText>colors</w:delText>
        </w:r>
        <w:r w:rsidRPr="002D71A5" w:rsidDel="005C0ED6">
          <w:rPr>
            <w:rFonts w:hint="eastAsia"/>
          </w:rPr>
          <w:delText>.  O</w:delText>
        </w:r>
        <w:r w:rsidRPr="002D71A5" w:rsidDel="005C0ED6">
          <w:delText>n</w:delText>
        </w:r>
        <w:r w:rsidRPr="002D71A5" w:rsidDel="005C0ED6">
          <w:rPr>
            <w:rFonts w:hint="eastAsia"/>
          </w:rPr>
          <w:delText>ly frequencies in these UCF sets can be directly compared..</w:delText>
        </w:r>
      </w:del>
    </w:p>
    <w:p w:rsidR="00D62C01" w:rsidRPr="00C45900" w:rsidDel="005C0ED6" w:rsidRDefault="00D62C01" w:rsidP="00D62C01">
      <w:pPr>
        <w:pStyle w:val="figurecaption"/>
        <w:tabs>
          <w:tab w:val="clear" w:pos="720"/>
        </w:tabs>
        <w:rPr>
          <w:del w:id="257" w:author="lxf" w:date="2010-12-06T22:55:00Z"/>
        </w:rPr>
      </w:pPr>
      <w:del w:id="258" w:author="lxf" w:date="2010-12-06T22:55:00Z">
        <w:r w:rsidRPr="00C45900" w:rsidDel="005C0ED6">
          <w:object w:dxaOrig="9370" w:dyaOrig="5025">
            <v:shape id="_x0000_i1038" type="#_x0000_t75" style="width:193.8pt;height:104.3pt" o:ole="">
              <v:imagedata r:id="rId32" o:title=""/>
            </v:shape>
            <o:OLEObject Type="Embed" ProgID="Visio.Drawing.11" ShapeID="_x0000_i1038" DrawAspect="Content" ObjectID="_1353489992" r:id="rId33"/>
          </w:object>
        </w:r>
      </w:del>
    </w:p>
    <w:p w:rsidR="00D62C01" w:rsidRPr="00C45900" w:rsidDel="005C0ED6" w:rsidRDefault="00D62C01" w:rsidP="00D62C01">
      <w:pPr>
        <w:pStyle w:val="figurecaption"/>
        <w:tabs>
          <w:tab w:val="clear" w:pos="720"/>
        </w:tabs>
        <w:rPr>
          <w:del w:id="259" w:author="lxf" w:date="2010-12-06T22:55:00Z"/>
        </w:rPr>
      </w:pPr>
      <w:del w:id="260" w:author="lxf" w:date="2010-12-06T22:55:00Z">
        <w:r w:rsidRPr="00C45900" w:rsidDel="005C0ED6">
          <w:delText xml:space="preserve">Figure </w:delText>
        </w:r>
        <w:r w:rsidR="00EA06C0" w:rsidDel="005C0ED6">
          <w:fldChar w:fldCharType="begin"/>
        </w:r>
        <w:r w:rsidR="009A7664" w:rsidDel="005C0ED6">
          <w:delInstrText xml:space="preserve"> SEQ Figure \* ARABIC </w:delInstrText>
        </w:r>
        <w:r w:rsidR="00EA06C0" w:rsidDel="005C0ED6">
          <w:fldChar w:fldCharType="separate"/>
        </w:r>
        <w:r w:rsidR="00777A06" w:rsidDel="005C0ED6">
          <w:delText>13</w:delText>
        </w:r>
        <w:r w:rsidR="00EA06C0" w:rsidDel="005C0ED6">
          <w:fldChar w:fldCharType="end"/>
        </w:r>
        <w:r w:rsidRPr="00C45900" w:rsidDel="005C0ED6">
          <w:rPr>
            <w:rFonts w:hint="eastAsia"/>
          </w:rPr>
          <w:delText xml:space="preserve"> The obtained three UCF sets </w:delText>
        </w:r>
      </w:del>
    </w:p>
    <w:p w:rsidR="00D62C01" w:rsidRPr="00E43232" w:rsidRDefault="00D62C01" w:rsidP="00D62C01">
      <w:pPr>
        <w:pStyle w:val="BodyText"/>
      </w:pPr>
      <w:r>
        <w:rPr>
          <w:rFonts w:eastAsiaTheme="minorEastAsia" w:hint="eastAsia"/>
          <w:lang w:eastAsia="zh-HK"/>
        </w:rPr>
        <w:t>T</w:t>
      </w:r>
      <w:r w:rsidRPr="002D71A5">
        <w:rPr>
          <w:rFonts w:hint="eastAsia"/>
        </w:rPr>
        <w:t xml:space="preserve">he frequency matching strategy is that it can be used at the first stage to detect faulty sensor nodes, particularly with severe faulty readings. The natural frequencies identified from these sensor nodes are significantly different from others </w:t>
      </w:r>
      <w:r>
        <w:rPr>
          <w:rFonts w:eastAsiaTheme="minorEastAsia" w:hint="eastAsia"/>
          <w:lang w:eastAsia="zh-HK"/>
        </w:rPr>
        <w:t>are detected</w:t>
      </w:r>
      <w:r w:rsidRPr="002D71A5">
        <w:rPr>
          <w:rFonts w:hint="eastAsia"/>
        </w:rPr>
        <w:t xml:space="preserve"> </w:t>
      </w:r>
      <w:r>
        <w:rPr>
          <w:rFonts w:eastAsiaTheme="minorEastAsia" w:hint="eastAsia"/>
          <w:lang w:eastAsia="zh-HK"/>
        </w:rPr>
        <w:t>in</w:t>
      </w:r>
      <w:r w:rsidRPr="002D71A5">
        <w:rPr>
          <w:rFonts w:hint="eastAsia"/>
        </w:rPr>
        <w:t xml:space="preserve"> the matching procedure.  However, for the sensor nodes with slight faulty readings, they may not be detected only using the matching procedure. Only when the </w:t>
      </w:r>
      <w:proofErr w:type="spellStart"/>
      <w:r w:rsidRPr="002D71A5">
        <w:rPr>
          <w:rFonts w:hint="eastAsia"/>
        </w:rPr>
        <w:t>Hotelling</w:t>
      </w:r>
      <w:proofErr w:type="spellEnd"/>
      <w:r w:rsidRPr="002D71A5">
        <w:rPr>
          <w:rFonts w:hint="eastAsia"/>
        </w:rPr>
        <w:t xml:space="preserve"> control chart is implemented, can these sensor nodes be detected.  This conclusion will be demonstrated through a simulated example in section 4.</w:t>
      </w:r>
    </w:p>
    <w:p w:rsidR="00D62C01" w:rsidRDefault="00D62C01" w:rsidP="00D62C01">
      <w:pPr>
        <w:pStyle w:val="Heading2"/>
      </w:pPr>
      <w:r>
        <w:rPr>
          <w:rFonts w:hint="eastAsia"/>
          <w:lang w:eastAsia="zh-CN"/>
        </w:rPr>
        <w:t xml:space="preserve">Structural </w:t>
      </w:r>
      <w:r>
        <w:rPr>
          <w:rFonts w:eastAsiaTheme="minorEastAsia" w:hint="eastAsia"/>
          <w:lang w:eastAsia="zh-HK"/>
        </w:rPr>
        <w:t>D</w:t>
      </w:r>
      <w:r>
        <w:rPr>
          <w:rFonts w:hint="eastAsia"/>
          <w:lang w:eastAsia="zh-CN"/>
        </w:rPr>
        <w:t xml:space="preserve">amage </w:t>
      </w:r>
      <w:r>
        <w:rPr>
          <w:rFonts w:eastAsiaTheme="minorEastAsia" w:hint="eastAsia"/>
          <w:lang w:eastAsia="zh-HK"/>
        </w:rPr>
        <w:t>D</w:t>
      </w:r>
      <w:r>
        <w:rPr>
          <w:rFonts w:hint="eastAsia"/>
          <w:lang w:eastAsia="zh-CN"/>
        </w:rPr>
        <w:t xml:space="preserve">etection using </w:t>
      </w:r>
      <w:r>
        <w:rPr>
          <w:rFonts w:eastAsiaTheme="minorEastAsia" w:hint="eastAsia"/>
          <w:lang w:eastAsia="zh-HK"/>
        </w:rPr>
        <w:t>N</w:t>
      </w:r>
      <w:r>
        <w:rPr>
          <w:rFonts w:hint="eastAsia"/>
          <w:lang w:eastAsia="zh-CN"/>
        </w:rPr>
        <w:t xml:space="preserve">ormal </w:t>
      </w:r>
      <w:r>
        <w:rPr>
          <w:rFonts w:eastAsiaTheme="minorEastAsia" w:hint="eastAsia"/>
          <w:lang w:eastAsia="zh-HK"/>
        </w:rPr>
        <w:t>S</w:t>
      </w:r>
      <w:r>
        <w:rPr>
          <w:rFonts w:hint="eastAsia"/>
          <w:lang w:eastAsia="zh-CN"/>
        </w:rPr>
        <w:t xml:space="preserve">ensor </w:t>
      </w:r>
      <w:r>
        <w:rPr>
          <w:rFonts w:eastAsiaTheme="minorEastAsia" w:hint="eastAsia"/>
          <w:lang w:eastAsia="zh-HK"/>
        </w:rPr>
        <w:t>N</w:t>
      </w:r>
      <w:r>
        <w:rPr>
          <w:rFonts w:hint="eastAsia"/>
          <w:lang w:eastAsia="zh-CN"/>
        </w:rPr>
        <w:t>odes</w:t>
      </w:r>
    </w:p>
    <w:p w:rsidR="00D62C01" w:rsidRPr="003E346E" w:rsidRDefault="00D62C01" w:rsidP="00D62C01">
      <w:pPr>
        <w:pStyle w:val="BodyText"/>
      </w:pPr>
      <w:r w:rsidRPr="003E346E">
        <w:rPr>
          <w:rFonts w:hint="eastAsia"/>
        </w:rPr>
        <w:t>After faulty sensor nodes have been detected, structural damage detection can be implemented using the measurement from the remaining sensor nodes.</w:t>
      </w:r>
    </w:p>
    <w:p w:rsidR="00D62C01" w:rsidRPr="003E346E" w:rsidRDefault="00D62C01" w:rsidP="00D62C01">
      <w:pPr>
        <w:pStyle w:val="BodyText"/>
      </w:pPr>
      <w:r w:rsidRPr="003E346E">
        <w:rPr>
          <w:rFonts w:hint="eastAsia"/>
        </w:rPr>
        <w:t xml:space="preserve">In this paper, we adopted mode shape curvature method to identify structural damage. This method is proposed in </w:t>
      </w:r>
      <w:r w:rsidR="00EA06C0" w:rsidRPr="003E346E">
        <w:fldChar w:fldCharType="begin"/>
      </w:r>
      <w:r w:rsidRPr="003E346E">
        <w:instrText xml:space="preserve"> ADDIN EN.CITE &lt;EndNote&gt;&lt;Cite&gt;&lt;Author&gt;Pandey&lt;/Author&gt;&lt;Year&gt;1991&lt;/Year&gt;&lt;RecNum&gt;168&lt;/RecNum&gt;&lt;record&gt;&lt;rec-number&gt;168&lt;/rec-number&gt;&lt;foreign-keys&gt;&lt;key app="EN" db-id="pppvv0f5o2ssd9edpwxxvdffxewtsx9t0fwt"&gt;168&lt;/key&gt;&lt;/foreign-keys&gt;&lt;ref-type name="Journal Article"&gt;17&lt;/ref-type&gt;&lt;contributors&gt;&lt;authors&gt;&lt;author&gt;Pandey, AK&lt;/author&gt;&lt;author&gt;Biswas, M&lt;/author&gt;&lt;author&gt;Samman, MM&lt;/author&gt;&lt;/authors&gt;&lt;/contributors&gt;&lt;titles&gt;&lt;title&gt;Damage detection from changes in curvature mode shapes&lt;/title&gt;&lt;secondary-title&gt;Journal of sound and vibration&lt;/secondary-title&gt;&lt;/titles&gt;&lt;periodical&gt;&lt;full-title&gt;Journal of sound and vibration&lt;/full-title&gt;&lt;/periodical&gt;&lt;pages&gt;321-332&lt;/pages&gt;&lt;volume&gt;145&lt;/volume&gt;&lt;number&gt;2&lt;/number&gt;&lt;dates&gt;&lt;year&gt;1991&lt;/year&gt;&lt;/dates&gt;&lt;publisher&gt;Elsevier&lt;/publisher&gt;&lt;urls&gt;&lt;/urls&gt;&lt;/record&gt;&lt;/Cite&gt;&lt;/EndNote&gt;</w:instrText>
      </w:r>
      <w:r w:rsidR="00EA06C0" w:rsidRPr="003E346E">
        <w:fldChar w:fldCharType="separate"/>
      </w:r>
      <w:r w:rsidRPr="003E346E">
        <w:t>[39]</w:t>
      </w:r>
      <w:r w:rsidR="00EA06C0" w:rsidRPr="003E346E">
        <w:fldChar w:fldCharType="end"/>
      </w:r>
      <w:r w:rsidRPr="003E346E">
        <w:rPr>
          <w:rFonts w:hint="eastAsia"/>
        </w:rPr>
        <w:t xml:space="preserve"> and its effectiveness has been demonstrated in many practical SHM applications. The mode shape curvature has high sensitivity to damage and does not require accurate analytical model of the structure, which believe to be very difficult to obtain in practical </w:t>
      </w:r>
      <w:r w:rsidRPr="003E346E">
        <w:t>condition</w:t>
      </w:r>
      <w:r w:rsidRPr="003E346E">
        <w:rPr>
          <w:rFonts w:hint="eastAsia"/>
        </w:rPr>
        <w:t xml:space="preserve">. </w:t>
      </w:r>
    </w:p>
    <w:p w:rsidR="00D62C01" w:rsidRPr="003E346E" w:rsidRDefault="00D62C01" w:rsidP="00D62C01">
      <w:pPr>
        <w:pStyle w:val="BodyText"/>
      </w:pPr>
      <w:r w:rsidRPr="00D213C1">
        <w:rPr>
          <w:rFonts w:hint="eastAsia"/>
        </w:rPr>
        <w:t>One issue which has not been addressed in the damage index method is how to calculate the mode shapes</w:t>
      </w:r>
      <w:r w:rsidRPr="003E346E">
        <w:rPr>
          <w:rFonts w:hint="eastAsia"/>
        </w:rPr>
        <w:t xml:space="preserve"> </w:t>
      </w:r>
      <w:r w:rsidRPr="00D213C1">
        <w:rPr>
          <w:rFonts w:hint="eastAsia"/>
        </w:rPr>
        <w:t xml:space="preserve"> </w:t>
      </w:r>
      <w:r w:rsidRPr="003E346E">
        <w:rPr>
          <w:rFonts w:hint="eastAsia"/>
        </w:rPr>
        <w:t>As was required to identify natural frequencies in section 3.2.2</w:t>
      </w:r>
      <w:r w:rsidRPr="00D213C1">
        <w:rPr>
          <w:rFonts w:hint="eastAsia"/>
        </w:rPr>
        <w:t xml:space="preserve">, we </w:t>
      </w:r>
      <w:r w:rsidRPr="003E346E">
        <w:rPr>
          <w:rFonts w:hint="eastAsia"/>
        </w:rPr>
        <w:t xml:space="preserve">also </w:t>
      </w:r>
      <w:r w:rsidRPr="00D213C1">
        <w:rPr>
          <w:rFonts w:hint="eastAsia"/>
        </w:rPr>
        <w:t xml:space="preserve">require that the mode shapes can be </w:t>
      </w:r>
      <w:r w:rsidRPr="00D213C1">
        <w:t>calculated</w:t>
      </w:r>
      <w:r w:rsidRPr="00D213C1">
        <w:rPr>
          <w:rFonts w:hint="eastAsia"/>
        </w:rPr>
        <w:t xml:space="preserve"> based on ambient vibrations (i.e. the input excitation is not measured). </w:t>
      </w:r>
      <w:r w:rsidRPr="003E346E">
        <w:rPr>
          <w:rFonts w:hint="eastAsia"/>
        </w:rPr>
        <w:t>This problem</w:t>
      </w:r>
      <w:r w:rsidRPr="00D213C1">
        <w:rPr>
          <w:rFonts w:hint="eastAsia"/>
        </w:rPr>
        <w:t xml:space="preserve"> can be addressed by </w:t>
      </w:r>
      <w:r>
        <w:t xml:space="preserve">employing the </w:t>
      </w:r>
      <w:proofErr w:type="spellStart"/>
      <w:r>
        <w:t>NExT</w:t>
      </w:r>
      <w:proofErr w:type="spellEnd"/>
      <w:r>
        <w:t xml:space="preserve"> in conjunction</w:t>
      </w:r>
      <w:r w:rsidRPr="00D213C1">
        <w:rPr>
          <w:rFonts w:hint="eastAsia"/>
        </w:rPr>
        <w:t xml:space="preserve"> </w:t>
      </w:r>
      <w:r>
        <w:t xml:space="preserve">with the </w:t>
      </w:r>
      <w:proofErr w:type="spellStart"/>
      <w:r w:rsidRPr="003E346E">
        <w:t>eigensystem</w:t>
      </w:r>
      <w:proofErr w:type="spellEnd"/>
      <w:r w:rsidRPr="003E346E">
        <w:t xml:space="preserve"> realization algorithm</w:t>
      </w:r>
      <w:r>
        <w:t xml:space="preserve"> </w:t>
      </w:r>
      <w:r w:rsidRPr="003E346E">
        <w:rPr>
          <w:rFonts w:hint="eastAsia"/>
        </w:rPr>
        <w:t>(</w:t>
      </w:r>
      <w:r>
        <w:t>ERA</w:t>
      </w:r>
      <w:r w:rsidRPr="003E346E">
        <w:rPr>
          <w:rFonts w:hint="eastAsia"/>
        </w:rPr>
        <w:t>)</w:t>
      </w:r>
      <w:r w:rsidR="00EA06C0">
        <w:fldChar w:fldCharType="begin"/>
      </w:r>
      <w:r>
        <w:instrText xml:space="preserve"> ADDIN EN.CITE &lt;EndNote&gt;&lt;Cite&gt;&lt;Author&gt;Juang&lt;/Author&gt;&lt;Year&gt;1985&lt;/Year&gt;&lt;RecNum&gt;155&lt;/RecNum&gt;&lt;record&gt;&lt;rec-number&gt;155&lt;/rec-number&gt;&lt;foreign-keys&gt;&lt;key app="EN" db-id="pppvv0f5o2ssd9edpwxxvdffxewtsx9t0fwt"&gt;155&lt;/key&gt;&lt;/foreign-keys&gt;&lt;ref-type name="Journal Article"&gt;17&lt;/ref-type&gt;&lt;contributors&gt;&lt;authors&gt;&lt;author&gt;Juang, JN&lt;/author&gt;&lt;author&gt;Pappa, RS&lt;/author&gt;&lt;/authors&gt;&lt;/contributors&gt;&lt;titles&gt;&lt;title&gt;Eigensystem realization algorithm for modal parameter identification and model reduction&lt;/title&gt;&lt;secondary-title&gt;Journal of Guidance, Control, and Dynamics&lt;/secondary-title&gt;&lt;/titles&gt;&lt;periodical&gt;&lt;full-title&gt;Journal of Guidance, Control, and Dynamics&lt;/full-title&gt;&lt;/periodical&gt;&lt;pages&gt;620-627&lt;/pages&gt;&lt;volume&gt;8&lt;/volume&gt;&lt;number&gt;5&lt;/number&gt;&lt;dates&gt;&lt;year&gt;1985&lt;/year&gt;&lt;/dates&gt;&lt;urls&gt;&lt;/urls&gt;&lt;/record&gt;&lt;/Cite&gt;&lt;/EndNote&gt;</w:instrText>
      </w:r>
      <w:r w:rsidR="00EA06C0">
        <w:fldChar w:fldCharType="separate"/>
      </w:r>
      <w:r>
        <w:t>[28]</w:t>
      </w:r>
      <w:r w:rsidR="00EA06C0">
        <w:fldChar w:fldCharType="end"/>
      </w:r>
      <w:r>
        <w:t xml:space="preserve">. Using </w:t>
      </w:r>
      <w:r w:rsidRPr="003E346E">
        <w:rPr>
          <w:rFonts w:hint="eastAsia"/>
        </w:rPr>
        <w:t xml:space="preserve">the </w:t>
      </w:r>
      <w:proofErr w:type="spellStart"/>
      <w:r w:rsidRPr="003E346E">
        <w:rPr>
          <w:rFonts w:hint="eastAsia"/>
        </w:rPr>
        <w:t>NExT</w:t>
      </w:r>
      <w:proofErr w:type="spellEnd"/>
      <w:r w:rsidRPr="003E346E">
        <w:rPr>
          <w:rFonts w:hint="eastAsia"/>
        </w:rPr>
        <w:t xml:space="preserve"> technique, we obtain the CSDs of sensor nodes</w:t>
      </w:r>
      <w:r w:rsidRPr="00D213C1">
        <w:t xml:space="preserve">. </w:t>
      </w:r>
      <w:r w:rsidRPr="003E346E">
        <w:rPr>
          <w:rFonts w:hint="eastAsia"/>
        </w:rPr>
        <w:t xml:space="preserve">The inverse Fourier transform is implemented on the </w:t>
      </w:r>
      <w:r w:rsidRPr="003E346E">
        <w:t>functions</w:t>
      </w:r>
      <w:r w:rsidRPr="003E346E">
        <w:rPr>
          <w:rFonts w:hint="eastAsia"/>
        </w:rPr>
        <w:t xml:space="preserve"> and the cross-correlation </w:t>
      </w:r>
      <w:r w:rsidRPr="003E346E">
        <w:t>function</w:t>
      </w:r>
      <w:r w:rsidRPr="003E346E">
        <w:rPr>
          <w:rFonts w:hint="eastAsia"/>
        </w:rPr>
        <w:t xml:space="preserve">s (CCFs) are obtained.  </w:t>
      </w:r>
      <w:r w:rsidRPr="003E346E">
        <w:t>ERA</w:t>
      </w:r>
      <w:r w:rsidRPr="003E346E">
        <w:rPr>
          <w:rFonts w:hint="eastAsia"/>
        </w:rPr>
        <w:t xml:space="preserve"> uses these functions to build a state space system whereby </w:t>
      </w:r>
      <w:r w:rsidRPr="003E346E">
        <w:t>mode</w:t>
      </w:r>
      <w:r w:rsidRPr="003E346E">
        <w:rPr>
          <w:rFonts w:hint="eastAsia"/>
        </w:rPr>
        <w:t xml:space="preserve"> shapes </w:t>
      </w:r>
      <w:r w:rsidRPr="003E346E">
        <w:t xml:space="preserve">of </w:t>
      </w:r>
      <w:r w:rsidRPr="003E346E">
        <w:rPr>
          <w:rFonts w:hint="eastAsia"/>
        </w:rPr>
        <w:t xml:space="preserve">the </w:t>
      </w:r>
      <w:r w:rsidRPr="003E346E">
        <w:t>structure</w:t>
      </w:r>
      <w:r w:rsidRPr="003E346E">
        <w:rPr>
          <w:rFonts w:hint="eastAsia"/>
        </w:rPr>
        <w:t xml:space="preserve"> are identified.</w:t>
      </w:r>
    </w:p>
    <w:p w:rsidR="00D62C01" w:rsidRPr="003E346E" w:rsidRDefault="00D62C01" w:rsidP="00D62C01">
      <w:pPr>
        <w:pStyle w:val="BodyText"/>
      </w:pPr>
      <w:r w:rsidRPr="003E346E">
        <w:rPr>
          <w:rFonts w:hint="eastAsia"/>
        </w:rPr>
        <w:t xml:space="preserve">It is </w:t>
      </w:r>
      <w:r w:rsidRPr="003E346E">
        <w:t>noteworthy</w:t>
      </w:r>
      <w:r w:rsidRPr="003E346E">
        <w:rPr>
          <w:rFonts w:hint="eastAsia"/>
        </w:rPr>
        <w:t xml:space="preserve"> that in the previous section when detecting faulty sensor nodes, we implemented distributed CSD and used peak-picking technique to find out natural frequency set for each sensor node.  Here, we can slightly </w:t>
      </w:r>
      <w:r w:rsidRPr="003E346E">
        <w:t>modify</w:t>
      </w:r>
      <w:r w:rsidRPr="003E346E">
        <w:rPr>
          <w:rFonts w:hint="eastAsia"/>
        </w:rPr>
        <w:t xml:space="preserve"> the above procedures and extract mode shapes for structural damage identification: after each sensor node obtaining the CSD with the reference node, these CSDs are inverse Fourier transformed to obtain the CCFs. These CCFs </w:t>
      </w:r>
      <w:r w:rsidRPr="003E346E">
        <w:rPr>
          <w:rFonts w:hint="eastAsia"/>
        </w:rPr>
        <w:lastRenderedPageBreak/>
        <w:t xml:space="preserve">are transmitted to the </w:t>
      </w:r>
      <w:r>
        <w:rPr>
          <w:rFonts w:eastAsiaTheme="minorEastAsia" w:hint="eastAsia"/>
          <w:lang w:eastAsia="zh-HK"/>
        </w:rPr>
        <w:t>CH</w:t>
      </w:r>
      <w:r w:rsidRPr="003E346E">
        <w:rPr>
          <w:rFonts w:hint="eastAsia"/>
        </w:rPr>
        <w:t xml:space="preserve">. The </w:t>
      </w:r>
      <w:r>
        <w:rPr>
          <w:rFonts w:eastAsiaTheme="minorEastAsia" w:hint="eastAsia"/>
          <w:lang w:eastAsia="zh-HK"/>
        </w:rPr>
        <w:t>CH</w:t>
      </w:r>
      <w:r w:rsidRPr="003E346E">
        <w:t xml:space="preserve"> implements</w:t>
      </w:r>
      <w:r w:rsidRPr="003E346E">
        <w:rPr>
          <w:rFonts w:hint="eastAsia"/>
        </w:rPr>
        <w:t xml:space="preserve"> ERA method to calculate mode shape. </w:t>
      </w:r>
      <w:r>
        <w:rPr>
          <w:rFonts w:eastAsiaTheme="minorEastAsia" w:hint="eastAsia"/>
          <w:lang w:eastAsia="zh-HK"/>
        </w:rPr>
        <w:t xml:space="preserve">Mode shapes in different clusters are assembled </w:t>
      </w:r>
      <w:r>
        <w:rPr>
          <w:rFonts w:eastAsiaTheme="minorEastAsia"/>
          <w:lang w:eastAsia="zh-HK"/>
        </w:rPr>
        <w:t>together</w:t>
      </w:r>
      <w:r>
        <w:rPr>
          <w:rFonts w:eastAsiaTheme="minorEastAsia" w:hint="eastAsia"/>
          <w:lang w:eastAsia="zh-HK"/>
        </w:rPr>
        <w:t xml:space="preserve"> using the overlapping nodes.</w:t>
      </w:r>
      <w:r w:rsidRPr="003E346E">
        <w:rPr>
          <w:rFonts w:hint="eastAsia"/>
        </w:rPr>
        <w:t xml:space="preserve"> From the obtained mode shape, the mode shape curvature of this </w:t>
      </w:r>
      <w:r>
        <w:rPr>
          <w:rFonts w:eastAsiaTheme="minorEastAsia" w:hint="eastAsia"/>
          <w:lang w:eastAsia="zh-HK"/>
        </w:rPr>
        <w:t>structure</w:t>
      </w:r>
      <w:r w:rsidRPr="003E346E">
        <w:rPr>
          <w:rFonts w:hint="eastAsia"/>
        </w:rPr>
        <w:t xml:space="preserve"> is calculated</w:t>
      </w:r>
      <w:r>
        <w:rPr>
          <w:rFonts w:eastAsiaTheme="minorEastAsia" w:hint="eastAsia"/>
          <w:lang w:eastAsia="zh-HK"/>
        </w:rPr>
        <w:t xml:space="preserve"> and</w:t>
      </w:r>
      <w:r w:rsidRPr="003E346E">
        <w:rPr>
          <w:rFonts w:hint="eastAsia"/>
        </w:rPr>
        <w:t xml:space="preserve"> structural damage is detected. The increase of the mode shape curvature at a sensor point indicates the possible damage at the </w:t>
      </w:r>
      <w:r w:rsidRPr="003E346E">
        <w:t>corresponding</w:t>
      </w:r>
      <w:r w:rsidRPr="003E346E">
        <w:rPr>
          <w:rFonts w:hint="eastAsia"/>
        </w:rPr>
        <w:t xml:space="preserve"> location.</w:t>
      </w:r>
    </w:p>
    <w:p w:rsidR="00D62C01" w:rsidRPr="003E346E" w:rsidRDefault="00D62C01" w:rsidP="00D62C01">
      <w:pPr>
        <w:pStyle w:val="BodyText"/>
      </w:pPr>
      <w:r w:rsidRPr="003E346E">
        <w:rPr>
          <w:rFonts w:hint="eastAsia"/>
        </w:rPr>
        <w:t xml:space="preserve">It can be seen from above that structural damage detection has effectively integrated with sensor fault detection. The CSD functions which were to be used for sensor fault detection can be </w:t>
      </w:r>
      <w:r w:rsidRPr="003E346E">
        <w:t>utilized</w:t>
      </w:r>
      <w:r w:rsidRPr="003E346E">
        <w:rPr>
          <w:rFonts w:hint="eastAsia"/>
        </w:rPr>
        <w:t xml:space="preserve"> for damage detection. The </w:t>
      </w:r>
      <w:r w:rsidRPr="003E346E">
        <w:t>actual</w:t>
      </w:r>
      <w:r w:rsidRPr="003E346E">
        <w:rPr>
          <w:rFonts w:hint="eastAsia"/>
        </w:rPr>
        <w:t xml:space="preserve"> cost associated with sensor fault detection is low. </w:t>
      </w:r>
    </w:p>
    <w:p w:rsidR="00D62C01" w:rsidRPr="00076626" w:rsidRDefault="00D62C01" w:rsidP="00D62C01">
      <w:pPr>
        <w:pStyle w:val="BodyText"/>
        <w:rPr>
          <w:rFonts w:eastAsiaTheme="minorEastAsia"/>
          <w:lang w:eastAsia="zh-HK"/>
        </w:rPr>
      </w:pPr>
      <w:r w:rsidRPr="003E346E">
        <w:rPr>
          <w:rFonts w:hint="eastAsia"/>
        </w:rPr>
        <w:t xml:space="preserve">Fig. 9 illustrated the </w:t>
      </w:r>
      <w:r w:rsidRPr="003E346E">
        <w:t>architecture</w:t>
      </w:r>
      <w:r w:rsidRPr="003E346E">
        <w:rPr>
          <w:rFonts w:hint="eastAsia"/>
        </w:rPr>
        <w:t xml:space="preserve"> of the scheme.  In each round, a number of samples are collect at each sensor nodes. </w:t>
      </w:r>
      <w:r>
        <w:rPr>
          <w:rFonts w:eastAsiaTheme="minorEastAsia" w:hint="eastAsia"/>
          <w:lang w:eastAsia="zh-HK"/>
        </w:rPr>
        <w:t>Based on the measured data, e</w:t>
      </w:r>
      <w:r w:rsidRPr="003E346E">
        <w:rPr>
          <w:rFonts w:hint="eastAsia"/>
        </w:rPr>
        <w:t>ach sensor nodes identify it</w:t>
      </w:r>
      <w:r>
        <w:rPr>
          <w:rFonts w:eastAsiaTheme="minorEastAsia" w:hint="eastAsia"/>
          <w:lang w:eastAsia="zh-HK"/>
        </w:rPr>
        <w:t>s</w:t>
      </w:r>
      <w:r w:rsidRPr="003E346E">
        <w:rPr>
          <w:rFonts w:hint="eastAsia"/>
        </w:rPr>
        <w:t xml:space="preserve"> natural frequencies. After the natural frequency matching, </w:t>
      </w:r>
      <w:r>
        <w:rPr>
          <w:rFonts w:eastAsiaTheme="minorEastAsia" w:hint="eastAsia"/>
          <w:lang w:eastAsia="zh-HK"/>
        </w:rPr>
        <w:t>the sensor nodes with se</w:t>
      </w:r>
      <w:r w:rsidR="0090531D">
        <w:rPr>
          <w:rFonts w:eastAsiaTheme="minorEastAsia" w:hint="eastAsia"/>
          <w:lang w:eastAsia="zh-HK"/>
        </w:rPr>
        <w:t>vere</w:t>
      </w:r>
      <w:r>
        <w:rPr>
          <w:rFonts w:eastAsiaTheme="minorEastAsia" w:hint="eastAsia"/>
          <w:lang w:eastAsia="zh-HK"/>
        </w:rPr>
        <w:t xml:space="preserve"> faulty readings are detected and isolated. </w:t>
      </w:r>
      <w:r w:rsidR="0090531D">
        <w:rPr>
          <w:rFonts w:eastAsiaTheme="minorEastAsia" w:hint="eastAsia"/>
          <w:lang w:eastAsia="zh-HK"/>
        </w:rPr>
        <w:t>U</w:t>
      </w:r>
      <w:r>
        <w:rPr>
          <w:rFonts w:eastAsiaTheme="minorEastAsia" w:hint="eastAsia"/>
          <w:lang w:eastAsia="zh-HK"/>
        </w:rPr>
        <w:t xml:space="preserve">sing the </w:t>
      </w:r>
      <w:r w:rsidRPr="003E346E">
        <w:rPr>
          <w:rFonts w:hint="eastAsia"/>
        </w:rPr>
        <w:t>obtained the</w:t>
      </w:r>
      <w:r>
        <w:rPr>
          <w:rFonts w:eastAsiaTheme="minorEastAsia" w:hint="eastAsia"/>
          <w:lang w:eastAsia="zh-HK"/>
        </w:rPr>
        <w:t xml:space="preserve"> UCF</w:t>
      </w:r>
      <w:r w:rsidRPr="003E346E">
        <w:rPr>
          <w:rFonts w:hint="eastAsia"/>
        </w:rPr>
        <w:t xml:space="preserve"> sets</w:t>
      </w:r>
      <w:r>
        <w:rPr>
          <w:rFonts w:eastAsiaTheme="minorEastAsia" w:hint="eastAsia"/>
          <w:lang w:eastAsia="zh-HK"/>
        </w:rPr>
        <w:t xml:space="preserve">, sensor nodes with slight faulty readings </w:t>
      </w:r>
      <w:r w:rsidR="0090531D">
        <w:rPr>
          <w:rFonts w:eastAsiaTheme="minorEastAsia" w:hint="eastAsia"/>
          <w:lang w:eastAsia="zh-HK"/>
        </w:rPr>
        <w:t xml:space="preserve">can also </w:t>
      </w:r>
      <w:r>
        <w:rPr>
          <w:rFonts w:eastAsiaTheme="minorEastAsia" w:hint="eastAsia"/>
          <w:lang w:eastAsia="zh-HK"/>
        </w:rPr>
        <w:t xml:space="preserve">detected using </w:t>
      </w:r>
      <w:r w:rsidRPr="003E346E">
        <w:rPr>
          <w:rFonts w:hint="eastAsia"/>
        </w:rPr>
        <w:t xml:space="preserve">the </w:t>
      </w:r>
      <w:proofErr w:type="spellStart"/>
      <w:r w:rsidRPr="003E346E">
        <w:rPr>
          <w:rFonts w:hint="eastAsia"/>
        </w:rPr>
        <w:t>Hotelling</w:t>
      </w:r>
      <w:proofErr w:type="spellEnd"/>
      <w:r w:rsidRPr="003E346E">
        <w:rPr>
          <w:rFonts w:hint="eastAsia"/>
        </w:rPr>
        <w:t xml:space="preserve"> control chart. After the faulty sensor nodes are detected and isolated, mode shapes </w:t>
      </w:r>
      <w:r>
        <w:rPr>
          <w:rFonts w:eastAsiaTheme="minorEastAsia" w:hint="eastAsia"/>
          <w:lang w:eastAsia="zh-HK"/>
        </w:rPr>
        <w:t>of each cluster are identified and assembled together. P</w:t>
      </w:r>
      <w:r w:rsidRPr="003E346E">
        <w:rPr>
          <w:rFonts w:hint="eastAsia"/>
        </w:rPr>
        <w:t xml:space="preserve">ossible structural damage </w:t>
      </w:r>
      <w:r w:rsidRPr="003E346E">
        <w:t>existing</w:t>
      </w:r>
      <w:r w:rsidRPr="003E346E">
        <w:rPr>
          <w:rFonts w:hint="eastAsia"/>
        </w:rPr>
        <w:t xml:space="preserve"> in the </w:t>
      </w:r>
      <w:r>
        <w:rPr>
          <w:rFonts w:eastAsiaTheme="minorEastAsia" w:hint="eastAsia"/>
          <w:lang w:eastAsia="zh-HK"/>
        </w:rPr>
        <w:t xml:space="preserve">structure </w:t>
      </w:r>
      <w:r w:rsidRPr="003E346E">
        <w:rPr>
          <w:rFonts w:hint="eastAsia"/>
        </w:rPr>
        <w:t xml:space="preserve">is </w:t>
      </w:r>
      <w:r>
        <w:rPr>
          <w:rFonts w:eastAsiaTheme="minorEastAsia" w:hint="eastAsia"/>
          <w:lang w:eastAsia="zh-HK"/>
        </w:rPr>
        <w:t xml:space="preserve">then </w:t>
      </w:r>
      <w:r w:rsidRPr="003E346E">
        <w:rPr>
          <w:rFonts w:hint="eastAsia"/>
        </w:rPr>
        <w:t>detected and located</w:t>
      </w:r>
      <w:r>
        <w:rPr>
          <w:rFonts w:eastAsiaTheme="minorEastAsia" w:hint="eastAsia"/>
          <w:lang w:eastAsia="zh-HK"/>
        </w:rPr>
        <w:t xml:space="preserve"> by examining mode shape curvatures.</w:t>
      </w:r>
    </w:p>
    <w:p w:rsidR="00D62C01" w:rsidRPr="003E346E" w:rsidRDefault="00D62C01" w:rsidP="00D62C01">
      <w:pPr>
        <w:pStyle w:val="BodyText"/>
      </w:pPr>
      <w:r w:rsidRPr="003E346E">
        <w:t>In</w:t>
      </w:r>
      <w:r w:rsidRPr="003E346E">
        <w:rPr>
          <w:rFonts w:hint="eastAsia"/>
        </w:rPr>
        <w:t xml:space="preserve"> this paper, two vibration characteristics of </w:t>
      </w:r>
      <w:r w:rsidRPr="003E346E">
        <w:t>structure</w:t>
      </w:r>
      <w:r w:rsidRPr="003E346E">
        <w:rPr>
          <w:rFonts w:hint="eastAsia"/>
        </w:rPr>
        <w:t xml:space="preserve">, natural frequency and mode shape/curvature, have been used respectively to fulfill the two objectives: sensor </w:t>
      </w:r>
      <w:r w:rsidRPr="003E346E">
        <w:t>fault</w:t>
      </w:r>
      <w:r w:rsidRPr="003E346E">
        <w:rPr>
          <w:rFonts w:hint="eastAsia"/>
        </w:rPr>
        <w:t xml:space="preserve"> detection and structural damage detection. The spatial </w:t>
      </w:r>
      <w:r w:rsidRPr="003E346E">
        <w:t>redundancy</w:t>
      </w:r>
      <w:r w:rsidRPr="003E346E">
        <w:rPr>
          <w:rFonts w:hint="eastAsia"/>
        </w:rPr>
        <w:t xml:space="preserve"> of natural frequencies is used to detect sensor fault and the temporal change (i.e. before and after damage) of mode shape curvature is used to detect possible damage.  It may </w:t>
      </w:r>
      <w:r w:rsidRPr="003E346E">
        <w:t>reasonably</w:t>
      </w:r>
      <w:r w:rsidRPr="003E346E">
        <w:rPr>
          <w:rFonts w:hint="eastAsia"/>
        </w:rPr>
        <w:t xml:space="preserve"> to think of using only one characteristic to accomplish both tasks so as to save </w:t>
      </w:r>
      <w:r w:rsidRPr="003E346E">
        <w:t>energy</w:t>
      </w:r>
      <w:r w:rsidRPr="003E346E">
        <w:rPr>
          <w:rFonts w:hint="eastAsia"/>
        </w:rPr>
        <w:t xml:space="preserve"> as well as </w:t>
      </w:r>
      <w:r w:rsidRPr="003E346E">
        <w:t>computational</w:t>
      </w:r>
      <w:r w:rsidRPr="003E346E">
        <w:rPr>
          <w:rFonts w:hint="eastAsia"/>
        </w:rPr>
        <w:t xml:space="preserve"> cost. For example, the change in natural frequencies before and after damage can also be used to for damage identification. Unfortunately, the change of natural frequency is not a sensitive indicator to detect structural damage. Similarly, for mode shape/mode shape curvature, it </w:t>
      </w:r>
      <w:r w:rsidRPr="003E346E">
        <w:t>cannot</w:t>
      </w:r>
      <w:r w:rsidRPr="003E346E">
        <w:rPr>
          <w:rFonts w:hint="eastAsia"/>
        </w:rPr>
        <w:t xml:space="preserve"> be used to detect sensor </w:t>
      </w:r>
      <w:r w:rsidRPr="003E346E">
        <w:t>fault</w:t>
      </w:r>
      <w:r w:rsidRPr="003E346E">
        <w:rPr>
          <w:rFonts w:hint="eastAsia"/>
        </w:rPr>
        <w:t xml:space="preserve"> since the identification of mode shape rely on </w:t>
      </w:r>
      <w:r w:rsidRPr="003E346E">
        <w:t>a</w:t>
      </w:r>
      <w:r w:rsidRPr="003E346E">
        <w:rPr>
          <w:rFonts w:hint="eastAsia"/>
        </w:rPr>
        <w:t xml:space="preserve"> centralized ERA algorithm which requires all the CSDs in a </w:t>
      </w:r>
      <w:r>
        <w:rPr>
          <w:rFonts w:eastAsiaTheme="minorEastAsia" w:hint="eastAsia"/>
          <w:lang w:eastAsia="zh-HK"/>
        </w:rPr>
        <w:t>cluster</w:t>
      </w:r>
      <w:r w:rsidRPr="003E346E">
        <w:rPr>
          <w:rFonts w:hint="eastAsia"/>
        </w:rPr>
        <w:t>. Data from a faulty sensor node will affect the identification of the mode shapes on all the sensor nodes, not restricted to the faulty one.</w:t>
      </w:r>
    </w:p>
    <w:p w:rsidR="00D62C01" w:rsidRPr="00C45900" w:rsidRDefault="00D62C01" w:rsidP="00D62C01">
      <w:pPr>
        <w:pStyle w:val="figurecaption"/>
        <w:tabs>
          <w:tab w:val="clear" w:pos="720"/>
        </w:tabs>
      </w:pPr>
      <w:r w:rsidRPr="00C45900">
        <w:object w:dxaOrig="11776" w:dyaOrig="9381">
          <v:shape id="_x0000_i1039" type="#_x0000_t75" style="width:213.3pt;height:169.55pt" o:ole="">
            <v:imagedata r:id="rId34" o:title=""/>
          </v:shape>
          <o:OLEObject Type="Embed" ProgID="Visio.Drawing.11" ShapeID="_x0000_i1039" DrawAspect="Content" ObjectID="_1353489993" r:id="rId35"/>
        </w:object>
      </w:r>
    </w:p>
    <w:p w:rsidR="00D62C01" w:rsidRPr="00C45900" w:rsidRDefault="00D62C01" w:rsidP="00D62C01">
      <w:pPr>
        <w:pStyle w:val="figurecaption"/>
        <w:tabs>
          <w:tab w:val="clear" w:pos="720"/>
        </w:tabs>
      </w:pPr>
      <w:r w:rsidRPr="00C45900">
        <w:lastRenderedPageBreak/>
        <w:t xml:space="preserve">Figure </w:t>
      </w:r>
      <w:fldSimple w:instr=" SEQ Figure \* ARABIC ">
        <w:ins w:id="261" w:author="lxf" w:date="2010-12-07T10:54:00Z">
          <w:r w:rsidR="00CB2CC9">
            <w:t>12</w:t>
          </w:r>
        </w:ins>
        <w:del w:id="262" w:author="lxf" w:date="2010-12-07T10:54:00Z">
          <w:r w:rsidR="00777A06" w:rsidDel="00CB2CC9">
            <w:delText>14</w:delText>
          </w:r>
        </w:del>
      </w:fldSimple>
      <w:r w:rsidRPr="00C45900">
        <w:rPr>
          <w:rFonts w:hint="eastAsia"/>
        </w:rPr>
        <w:t xml:space="preserve"> The architecture proposed in this paper</w:t>
      </w:r>
      <w:r w:rsidRPr="00C45900">
        <w:t>.</w:t>
      </w:r>
    </w:p>
    <w:p w:rsidR="00D62C01" w:rsidRPr="003E346E" w:rsidRDefault="00D62C01" w:rsidP="00D62C01">
      <w:pPr>
        <w:pStyle w:val="Heading1"/>
      </w:pPr>
      <w:r w:rsidRPr="00DD05EF">
        <w:t xml:space="preserve">Prototype and </w:t>
      </w:r>
      <w:r>
        <w:rPr>
          <w:rFonts w:eastAsiaTheme="minorEastAsia" w:hint="eastAsia"/>
          <w:lang w:eastAsia="zh-HK"/>
        </w:rPr>
        <w:t>E</w:t>
      </w:r>
      <w:r w:rsidRPr="00DD05EF">
        <w:t>valuation</w:t>
      </w:r>
    </w:p>
    <w:p w:rsidR="00D62C01" w:rsidRDefault="00D62C01" w:rsidP="00D62C01">
      <w:pPr>
        <w:pStyle w:val="Heading2"/>
        <w:rPr>
          <w:rFonts w:eastAsiaTheme="minorEastAsia"/>
          <w:lang w:eastAsia="zh-HK"/>
        </w:rPr>
      </w:pPr>
      <w:r>
        <w:rPr>
          <w:rFonts w:hint="eastAsia"/>
        </w:rPr>
        <w:t xml:space="preserve">System </w:t>
      </w:r>
      <w:r>
        <w:rPr>
          <w:rFonts w:eastAsiaTheme="minorEastAsia" w:hint="eastAsia"/>
          <w:lang w:eastAsia="zh-HK"/>
        </w:rPr>
        <w:t>D</w:t>
      </w:r>
      <w:r>
        <w:rPr>
          <w:rFonts w:hint="eastAsia"/>
        </w:rPr>
        <w:t>escription</w:t>
      </w:r>
    </w:p>
    <w:p w:rsidR="00D62C01" w:rsidRPr="00E64C18" w:rsidRDefault="00D62C01" w:rsidP="00D62C01">
      <w:pPr>
        <w:pStyle w:val="BodyText"/>
      </w:pPr>
      <w:r w:rsidRPr="00047877">
        <w:t>In this paper, we use</w:t>
      </w:r>
      <w:r w:rsidRPr="00E64C18">
        <w:rPr>
          <w:rFonts w:hint="eastAsia"/>
        </w:rPr>
        <w:t xml:space="preserve"> </w:t>
      </w:r>
      <w:r w:rsidRPr="00047877">
        <w:t>a</w:t>
      </w:r>
      <w:r w:rsidRPr="00E64C18">
        <w:rPr>
          <w:rFonts w:hint="eastAsia"/>
        </w:rPr>
        <w:t xml:space="preserve"> simulated suspension bridge</w:t>
      </w:r>
      <w:r w:rsidRPr="00047877">
        <w:t xml:space="preserve"> illustrated in </w:t>
      </w:r>
      <w:r w:rsidRPr="00E64C18">
        <w:rPr>
          <w:rFonts w:hint="eastAsia"/>
        </w:rPr>
        <w:t xml:space="preserve">Fig. </w:t>
      </w:r>
      <w:r>
        <w:rPr>
          <w:rFonts w:eastAsiaTheme="minorEastAsia" w:hint="eastAsia"/>
          <w:lang w:eastAsia="zh-HK"/>
        </w:rPr>
        <w:t>15</w:t>
      </w:r>
      <w:r w:rsidRPr="00E64C18">
        <w:rPr>
          <w:rFonts w:hint="eastAsia"/>
        </w:rPr>
        <w:t>(a)</w:t>
      </w:r>
      <w:r w:rsidRPr="00047877">
        <w:t xml:space="preserve"> to test our proposed algorithm.</w:t>
      </w:r>
      <w:r w:rsidRPr="008B31E2">
        <w:rPr>
          <w:rFonts w:hint="eastAsia"/>
        </w:rPr>
        <w:t xml:space="preserve"> </w:t>
      </w:r>
      <w:r w:rsidRPr="00047877">
        <w:t xml:space="preserve">The bridge is </w:t>
      </w:r>
      <w:r w:rsidRPr="00E64C18">
        <w:rPr>
          <w:rFonts w:hint="eastAsia"/>
        </w:rPr>
        <w:t xml:space="preserve">generated by SAP2000 </w:t>
      </w:r>
      <w:r w:rsidR="00EA06C0" w:rsidRPr="00E64C18">
        <w:fldChar w:fldCharType="begin"/>
      </w:r>
      <w:r w:rsidRPr="00E64C18">
        <w:instrText xml:space="preserve"> ADDIN EN.CITE &lt;EndNote&gt;&lt;Cite&gt;&lt;Author&gt;Wilson&lt;/Author&gt;&lt;Year&gt;1998&lt;/Year&gt;&lt;RecNum&gt;171&lt;/RecNum&gt;&lt;record&gt;&lt;rec-number&gt;171&lt;/rec-number&gt;&lt;foreign-keys&gt;&lt;key app="EN" db-id="pppvv0f5o2ssd9edpwxxvdffxewtsx9t0fwt"&gt;171&lt;/key&gt;&lt;/foreign-keys&gt;&lt;ref-type name="Journal Article"&gt;17&lt;/ref-type&gt;&lt;contributors&gt;&lt;authors&gt;&lt;author&gt;Wilson, E&lt;/author&gt;&lt;author&gt;Habibullah, A&lt;/author&gt;&lt;/authors&gt;&lt;/contributors&gt;&lt;titles&gt;&lt;title&gt;Sap 2000 Integrated Finite Element Analysis and Design of Structures Basic Analysis Refence Manual&lt;/title&gt;&lt;secondary-title&gt;Computers and Structures, Berkeley&lt;/secondary-title&gt;&lt;/titles&gt;&lt;periodical&gt;&lt;full-title&gt;Computers and Structures, Berkeley&lt;/full-title&gt;&lt;/periodical&gt;&lt;dates&gt;&lt;year&gt;1998&lt;/year&gt;&lt;/dates&gt;&lt;urls&gt;&lt;/urls&gt;&lt;/record&gt;&lt;/Cite&gt;&lt;/EndNote&gt;</w:instrText>
      </w:r>
      <w:r w:rsidR="00EA06C0" w:rsidRPr="00E64C18">
        <w:fldChar w:fldCharType="separate"/>
      </w:r>
      <w:r w:rsidRPr="00E64C18">
        <w:t>[42]</w:t>
      </w:r>
      <w:r w:rsidR="00EA06C0" w:rsidRPr="00E64C18">
        <w:fldChar w:fldCharType="end"/>
      </w:r>
      <w:r>
        <w:rPr>
          <w:rFonts w:eastAsiaTheme="minorEastAsia" w:hint="eastAsia"/>
          <w:lang w:eastAsia="zh-HK"/>
        </w:rPr>
        <w:t>.</w:t>
      </w:r>
      <w:r w:rsidRPr="00E64C18">
        <w:t xml:space="preserve"> </w:t>
      </w:r>
      <w:r w:rsidRPr="00E64C18">
        <w:rPr>
          <w:rFonts w:hint="eastAsia"/>
        </w:rPr>
        <w:t>A total of 114 sensor nodes are used to monitor the vibration at the transverse direction (z direction in Fig.1</w:t>
      </w:r>
      <w:r>
        <w:rPr>
          <w:rFonts w:eastAsiaTheme="minorEastAsia" w:hint="eastAsia"/>
          <w:lang w:eastAsia="zh-HK"/>
        </w:rPr>
        <w:t>5</w:t>
      </w:r>
      <w:r w:rsidRPr="00E64C18">
        <w:rPr>
          <w:rFonts w:hint="eastAsia"/>
        </w:rPr>
        <w:t xml:space="preserve"> (a</w:t>
      </w:r>
      <w:proofErr w:type="gramStart"/>
      <w:r w:rsidRPr="00E64C18">
        <w:rPr>
          <w:rFonts w:hint="eastAsia"/>
        </w:rPr>
        <w:t xml:space="preserve">) </w:t>
      </w:r>
      <w:ins w:id="263" w:author="lxf" w:date="2010-12-06T21:19:00Z">
        <w:r w:rsidR="00950E93">
          <w:rPr>
            <w:rFonts w:hint="eastAsia"/>
            <w:lang w:eastAsia="zh-CN"/>
          </w:rPr>
          <w:t>)</w:t>
        </w:r>
        <w:proofErr w:type="gramEnd"/>
        <w:r w:rsidR="00950E93">
          <w:rPr>
            <w:rFonts w:hint="eastAsia"/>
            <w:lang w:eastAsia="zh-CN"/>
          </w:rPr>
          <w:t xml:space="preserve"> </w:t>
        </w:r>
      </w:ins>
      <w:r w:rsidRPr="00E64C18">
        <w:rPr>
          <w:rFonts w:hint="eastAsia"/>
        </w:rPr>
        <w:t>of the deck of the bridge. T</w:t>
      </w:r>
      <w:r w:rsidRPr="00E64C18">
        <w:t>h</w:t>
      </w:r>
      <w:r w:rsidRPr="00E64C18">
        <w:rPr>
          <w:rFonts w:hint="eastAsia"/>
        </w:rPr>
        <w:t>ese sensors are evenly spaced at the outer side and inner side in the middle span of the deck with distance of 2m (see Fig. 1</w:t>
      </w:r>
      <w:r>
        <w:rPr>
          <w:rFonts w:eastAsiaTheme="minorEastAsia" w:hint="eastAsia"/>
          <w:lang w:eastAsia="zh-HK"/>
        </w:rPr>
        <w:t>5</w:t>
      </w:r>
      <w:r w:rsidRPr="00E64C18">
        <w:rPr>
          <w:rFonts w:hint="eastAsia"/>
        </w:rPr>
        <w:t>(b)). The number of sensor nodes in the left span, middle span and right span are 28, 58 and 28, respectively.</w:t>
      </w:r>
    </w:p>
    <w:p w:rsidR="00D62C01" w:rsidRPr="00C45900" w:rsidRDefault="00C02E5D" w:rsidP="00D62C01">
      <w:pPr>
        <w:pStyle w:val="figurecaption"/>
        <w:tabs>
          <w:tab w:val="clear" w:pos="720"/>
        </w:tabs>
      </w:pPr>
      <w:r>
        <w:object w:dxaOrig="22279" w:dyaOrig="20910">
          <v:shape id="_x0000_i1040" type="#_x0000_t75" style="width:208.6pt;height:195.8pt" o:ole="">
            <v:imagedata r:id="rId36" o:title=""/>
          </v:shape>
          <o:OLEObject Type="Embed" ProgID="Visio.Drawing.11" ShapeID="_x0000_i1040" DrawAspect="Content" ObjectID="_1353489994" r:id="rId37"/>
        </w:object>
      </w:r>
    </w:p>
    <w:p w:rsidR="00D62C01" w:rsidRPr="00C45900" w:rsidRDefault="00D62C01" w:rsidP="00D62C01">
      <w:pPr>
        <w:pStyle w:val="figurecaption"/>
        <w:tabs>
          <w:tab w:val="clear" w:pos="720"/>
        </w:tabs>
      </w:pPr>
      <w:r w:rsidRPr="00C45900">
        <w:t xml:space="preserve">Figure </w:t>
      </w:r>
      <w:fldSimple w:instr=" SEQ Figure \* ARABIC ">
        <w:ins w:id="264" w:author="lxf" w:date="2010-12-07T10:54:00Z">
          <w:r w:rsidR="00CB2CC9">
            <w:t>13</w:t>
          </w:r>
        </w:ins>
        <w:del w:id="265" w:author="lxf" w:date="2010-12-07T10:54:00Z">
          <w:r w:rsidR="00777A06" w:rsidDel="00CB2CC9">
            <w:delText>15</w:delText>
          </w:r>
        </w:del>
      </w:fldSimple>
      <w:r w:rsidRPr="00C45900">
        <w:rPr>
          <w:rFonts w:hint="eastAsia"/>
        </w:rPr>
        <w:t xml:space="preserve"> </w:t>
      </w:r>
      <w:r w:rsidRPr="00C45900">
        <w:t>The Dimensions of the Suspension Bridge and the Sensor Locations (a) TheDimensions of the Suspension Bridge (3D), (b) the Sensor Locations (X-Y plane)</w:t>
      </w:r>
    </w:p>
    <w:p w:rsidR="00777A06" w:rsidRDefault="00D62C01">
      <w:pPr>
        <w:pStyle w:val="BodyText"/>
      </w:pPr>
      <w:r w:rsidRPr="00E64C18">
        <w:rPr>
          <w:rFonts w:hint="eastAsia"/>
        </w:rPr>
        <w:t xml:space="preserve">In the simulation, </w:t>
      </w:r>
      <w:r w:rsidR="00B02D4A" w:rsidRPr="00B02D4A">
        <w:t>d</w:t>
      </w:r>
      <w:r w:rsidRPr="00E64C18">
        <w:rPr>
          <w:rFonts w:hint="eastAsia"/>
        </w:rPr>
        <w:t xml:space="preserve">ata from these sensor nodes are </w:t>
      </w:r>
      <w:r w:rsidR="00B02D4A" w:rsidRPr="00B02D4A">
        <w:t>generated</w:t>
      </w:r>
      <w:r w:rsidR="00021635" w:rsidRPr="00E64C18">
        <w:rPr>
          <w:rFonts w:hint="eastAsia"/>
        </w:rPr>
        <w:t xml:space="preserve"> </w:t>
      </w:r>
      <w:r w:rsidRPr="00E64C18">
        <w:rPr>
          <w:rFonts w:hint="eastAsia"/>
        </w:rPr>
        <w:t xml:space="preserve">when the bridge is under a transverse impact located at the center. The time series were sampled at 100Hz. 2% zero-mean Gaussian noise was added to the sensor data at each sample. The impact test was repeated 20 times and during each test, 1024 data are stored in each sensor. </w:t>
      </w:r>
      <w:r w:rsidR="00021635" w:rsidRPr="004E479B">
        <w:rPr>
          <w:rFonts w:hint="eastAsia"/>
        </w:rPr>
        <w:t xml:space="preserve">We </w:t>
      </w:r>
      <w:r w:rsidR="00021635">
        <w:rPr>
          <w:rFonts w:hint="eastAsia"/>
        </w:rPr>
        <w:t>also</w:t>
      </w:r>
      <w:r w:rsidR="00021635" w:rsidRPr="004E479B">
        <w:rPr>
          <w:rFonts w:hint="eastAsia"/>
        </w:rPr>
        <w:t xml:space="preserve"> assume the communication range of each node is 1</w:t>
      </w:r>
      <w:r w:rsidR="00C02E5D">
        <w:rPr>
          <w:rFonts w:hint="eastAsia"/>
        </w:rPr>
        <w:t>0</w:t>
      </w:r>
      <w:r w:rsidR="00021635" w:rsidRPr="004E479B">
        <w:rPr>
          <w:rFonts w:hint="eastAsia"/>
        </w:rPr>
        <w:t>m</w:t>
      </w:r>
      <w:r w:rsidR="00B02D4A" w:rsidRPr="00B02D4A">
        <w:t xml:space="preserve">. </w:t>
      </w:r>
    </w:p>
    <w:p w:rsidR="00777A06" w:rsidRDefault="00B02D4A">
      <w:pPr>
        <w:pStyle w:val="BodyText"/>
      </w:pPr>
      <w:r w:rsidRPr="00B02D4A">
        <w:t>T</w:t>
      </w:r>
      <w:r w:rsidR="00021635" w:rsidRPr="00E64C18">
        <w:rPr>
          <w:rFonts w:hint="eastAsia"/>
        </w:rPr>
        <w:t xml:space="preserve">he wireless sensor nodes deployed on the structure are divided into three </w:t>
      </w:r>
      <w:r w:rsidRPr="00B02D4A">
        <w:t>substructures</w:t>
      </w:r>
      <w:r w:rsidR="00306A7C">
        <w:rPr>
          <w:rFonts w:hint="eastAsia"/>
        </w:rPr>
        <w:t xml:space="preserve"> according to the span</w:t>
      </w:r>
      <w:ins w:id="266" w:author="lxf" w:date="2010-12-06T21:19:00Z">
        <w:r w:rsidR="00950E93">
          <w:rPr>
            <w:rFonts w:hint="eastAsia"/>
            <w:lang w:eastAsia="zh-CN"/>
          </w:rPr>
          <w:t>s</w:t>
        </w:r>
      </w:ins>
      <w:r w:rsidR="00306A7C">
        <w:rPr>
          <w:rFonts w:hint="eastAsia"/>
        </w:rPr>
        <w:t xml:space="preserve"> they belong</w:t>
      </w:r>
      <w:r w:rsidR="00021635" w:rsidRPr="00E64C18">
        <w:rPr>
          <w:rFonts w:hint="eastAsia"/>
        </w:rPr>
        <w:t>.</w:t>
      </w:r>
      <w:r w:rsidR="00306A7C">
        <w:rPr>
          <w:rFonts w:hint="eastAsia"/>
        </w:rPr>
        <w:t xml:space="preserve"> </w:t>
      </w:r>
      <w:r w:rsidR="00CF0CB8">
        <w:t>Hereinafter</w:t>
      </w:r>
      <w:r w:rsidR="00306A7C">
        <w:rPr>
          <w:rFonts w:hint="eastAsia"/>
        </w:rPr>
        <w:t>, w</w:t>
      </w:r>
      <w:r w:rsidR="00D62C01" w:rsidRPr="00E64C18">
        <w:rPr>
          <w:rFonts w:hint="eastAsia"/>
        </w:rPr>
        <w:t xml:space="preserve">e </w:t>
      </w:r>
      <w:r w:rsidR="008953E6">
        <w:rPr>
          <w:rFonts w:hint="eastAsia"/>
        </w:rPr>
        <w:t xml:space="preserve">use </w:t>
      </w:r>
      <w:del w:id="267" w:author="lxf" w:date="2010-12-06T21:19:00Z">
        <w:r w:rsidR="00D62C01" w:rsidRPr="00E64C18" w:rsidDel="00F87906">
          <w:rPr>
            <w:rFonts w:hint="eastAsia"/>
          </w:rPr>
          <w:delText>the</w:delText>
        </w:r>
        <w:r w:rsidR="00CF0CB8" w:rsidDel="00F87906">
          <w:rPr>
            <w:rFonts w:hint="eastAsia"/>
          </w:rPr>
          <w:delText>se</w:delText>
        </w:r>
        <w:r w:rsidR="00D62C01" w:rsidRPr="00E64C18" w:rsidDel="00F87906">
          <w:rPr>
            <w:rFonts w:hint="eastAsia"/>
          </w:rPr>
          <w:delText xml:space="preserve"> </w:delText>
        </w:r>
      </w:del>
      <w:ins w:id="268" w:author="lxf" w:date="2010-12-06T21:19:00Z">
        <w:r w:rsidR="00F87906">
          <w:rPr>
            <w:rFonts w:hint="eastAsia"/>
            <w:lang w:eastAsia="zh-CN"/>
          </w:rPr>
          <w:t>the</w:t>
        </w:r>
        <w:r w:rsidR="00F87906" w:rsidRPr="00E64C18">
          <w:rPr>
            <w:rFonts w:hint="eastAsia"/>
          </w:rPr>
          <w:t xml:space="preserve"> </w:t>
        </w:r>
      </w:ins>
      <w:del w:id="269" w:author="lxf" w:date="2010-12-06T21:19:00Z">
        <w:r w:rsidR="00D62C01" w:rsidRPr="00E64C18" w:rsidDel="00F87906">
          <w:rPr>
            <w:rFonts w:hint="eastAsia"/>
          </w:rPr>
          <w:delText xml:space="preserve">58 </w:delText>
        </w:r>
      </w:del>
      <w:r w:rsidR="00D62C01" w:rsidRPr="00E64C18">
        <w:rPr>
          <w:rFonts w:hint="eastAsia"/>
        </w:rPr>
        <w:t xml:space="preserve">sensor nodes in the middle span to test our propose approach. </w:t>
      </w:r>
      <w:r w:rsidR="00EA0A48" w:rsidRPr="00E64C18">
        <w:rPr>
          <w:rFonts w:hint="eastAsia"/>
        </w:rPr>
        <w:t>From the 5</w:t>
      </w:r>
      <w:r w:rsidR="00EA0A48">
        <w:rPr>
          <w:rFonts w:hint="eastAsia"/>
          <w:lang w:eastAsia="zh-CN"/>
        </w:rPr>
        <w:t>8</w:t>
      </w:r>
      <w:r w:rsidR="00EA0A48" w:rsidRPr="00E64C18">
        <w:rPr>
          <w:rFonts w:hint="eastAsia"/>
        </w:rPr>
        <w:t xml:space="preserve"> sensor nodes, we </w:t>
      </w:r>
      <w:r w:rsidR="00EA0A48" w:rsidRPr="00E64C18">
        <w:t>randomly</w:t>
      </w:r>
      <w:r w:rsidR="00EA0A48" w:rsidRPr="00E64C18">
        <w:rPr>
          <w:rFonts w:hint="eastAsia"/>
        </w:rPr>
        <w:t xml:space="preserve"> select 5 sensor nodes and generate sensor fault on these sensors. Without loss of any </w:t>
      </w:r>
      <w:r w:rsidR="00EA0A48" w:rsidRPr="00E64C18">
        <w:t>gener</w:t>
      </w:r>
      <w:r w:rsidR="00EA0A48" w:rsidRPr="00E64C18">
        <w:rPr>
          <w:rFonts w:hint="eastAsia"/>
        </w:rPr>
        <w:t>ality, we assume they are #10, #20, #30, #40 and #50</w:t>
      </w:r>
      <w:ins w:id="270" w:author="lxf" w:date="2010-12-06T21:31:00Z">
        <w:r w:rsidR="00016F5C">
          <w:rPr>
            <w:rFonts w:hint="eastAsia"/>
            <w:lang w:eastAsia="zh-CN"/>
          </w:rPr>
          <w:t xml:space="preserve"> (</w:t>
        </w:r>
      </w:ins>
      <w:ins w:id="271" w:author="lxf" w:date="2010-12-06T21:32:00Z">
        <w:r w:rsidR="00016F5C">
          <w:rPr>
            <w:rFonts w:hint="eastAsia"/>
            <w:lang w:eastAsia="zh-CN"/>
          </w:rPr>
          <w:t xml:space="preserve"> the numbering of these nodes are</w:t>
        </w:r>
      </w:ins>
      <w:ins w:id="272" w:author="lxf" w:date="2010-12-06T21:31:00Z">
        <w:r w:rsidR="00016F5C" w:rsidRPr="00E64C18">
          <w:rPr>
            <w:rFonts w:hint="eastAsia"/>
          </w:rPr>
          <w:t xml:space="preserve"> </w:t>
        </w:r>
      </w:ins>
      <w:ins w:id="273" w:author="lxf" w:date="2010-12-06T21:33:00Z">
        <w:r w:rsidR="00D329DF">
          <w:rPr>
            <w:lang w:eastAsia="zh-CN"/>
          </w:rPr>
          <w:t>illustrated</w:t>
        </w:r>
      </w:ins>
      <w:ins w:id="274" w:author="lxf" w:date="2010-12-06T21:32:00Z">
        <w:r w:rsidR="00D329DF">
          <w:rPr>
            <w:rFonts w:hint="eastAsia"/>
            <w:lang w:eastAsia="zh-CN"/>
          </w:rPr>
          <w:t xml:space="preserve"> </w:t>
        </w:r>
      </w:ins>
      <w:ins w:id="275" w:author="lxf" w:date="2010-12-06T21:31:00Z">
        <w:r w:rsidR="00016F5C" w:rsidRPr="00E64C18">
          <w:rPr>
            <w:rFonts w:hint="eastAsia"/>
          </w:rPr>
          <w:t>in Fig. 1</w:t>
        </w:r>
        <w:r w:rsidR="00016F5C">
          <w:rPr>
            <w:rFonts w:eastAsiaTheme="minorEastAsia" w:hint="eastAsia"/>
            <w:lang w:eastAsia="zh-HK"/>
          </w:rPr>
          <w:t>6</w:t>
        </w:r>
        <w:r w:rsidR="00016F5C" w:rsidRPr="00E64C18">
          <w:rPr>
            <w:rFonts w:hint="eastAsia"/>
          </w:rPr>
          <w:t>.</w:t>
        </w:r>
        <w:r w:rsidR="00016F5C">
          <w:rPr>
            <w:rFonts w:hint="eastAsia"/>
            <w:lang w:eastAsia="zh-CN"/>
          </w:rPr>
          <w:t>)</w:t>
        </w:r>
      </w:ins>
      <w:r w:rsidR="00EA0A48" w:rsidRPr="00E64C18">
        <w:rPr>
          <w:rFonts w:hint="eastAsia"/>
        </w:rPr>
        <w:t xml:space="preserve">. According to the </w:t>
      </w:r>
      <w:r w:rsidR="00EA0A48" w:rsidRPr="00E64C18">
        <w:t>severity</w:t>
      </w:r>
      <w:r w:rsidR="00EA0A48" w:rsidRPr="00E64C18">
        <w:rPr>
          <w:rFonts w:hint="eastAsia"/>
        </w:rPr>
        <w:t xml:space="preserve">, two types of sensor faults are generated. </w:t>
      </w:r>
      <w:r w:rsidR="00877FCD">
        <w:rPr>
          <w:rFonts w:hint="eastAsia"/>
          <w:lang w:eastAsia="zh-CN"/>
        </w:rPr>
        <w:t xml:space="preserve">We assume that </w:t>
      </w:r>
      <w:r w:rsidR="00877FCD" w:rsidRPr="00E64C18">
        <w:rPr>
          <w:rFonts w:hint="eastAsia"/>
        </w:rPr>
        <w:t>the first three sensor nodes</w:t>
      </w:r>
      <w:r w:rsidR="00877FCD">
        <w:rPr>
          <w:rFonts w:hint="eastAsia"/>
          <w:lang w:eastAsia="zh-CN"/>
        </w:rPr>
        <w:t xml:space="preserve"> have </w:t>
      </w:r>
      <w:r w:rsidR="00EA0A48" w:rsidRPr="00E64C18">
        <w:rPr>
          <w:rFonts w:hint="eastAsia"/>
        </w:rPr>
        <w:t>slight fault</w:t>
      </w:r>
      <w:r w:rsidR="00877FCD">
        <w:rPr>
          <w:rFonts w:hint="eastAsia"/>
          <w:lang w:eastAsia="zh-CN"/>
        </w:rPr>
        <w:t xml:space="preserve">y readings which </w:t>
      </w:r>
      <w:r w:rsidR="00681668">
        <w:rPr>
          <w:rFonts w:hint="eastAsia"/>
          <w:lang w:eastAsia="zh-CN"/>
        </w:rPr>
        <w:t xml:space="preserve">will </w:t>
      </w:r>
      <w:r w:rsidR="00877FCD">
        <w:rPr>
          <w:rFonts w:hint="eastAsia"/>
          <w:lang w:eastAsia="zh-CN"/>
        </w:rPr>
        <w:t>cause</w:t>
      </w:r>
      <w:r w:rsidR="00EA0A48" w:rsidRPr="00E64C18">
        <w:rPr>
          <w:rFonts w:hint="eastAsia"/>
        </w:rPr>
        <w:t xml:space="preserve"> 3% right shift on the </w:t>
      </w:r>
      <w:r w:rsidR="00877FCD">
        <w:rPr>
          <w:rFonts w:hint="eastAsia"/>
          <w:lang w:eastAsia="zh-CN"/>
        </w:rPr>
        <w:t>natural</w:t>
      </w:r>
      <w:r w:rsidR="00EA0A48" w:rsidRPr="00E64C18">
        <w:rPr>
          <w:rFonts w:hint="eastAsia"/>
        </w:rPr>
        <w:t xml:space="preserve"> frequencies</w:t>
      </w:r>
      <w:r w:rsidR="00681668">
        <w:rPr>
          <w:rFonts w:hint="eastAsia"/>
          <w:lang w:eastAsia="zh-CN"/>
        </w:rPr>
        <w:t xml:space="preserve"> of these sensors</w:t>
      </w:r>
      <w:r w:rsidR="00EA0A48" w:rsidRPr="00E64C18">
        <w:rPr>
          <w:rFonts w:hint="eastAsia"/>
        </w:rPr>
        <w:t xml:space="preserve">. </w:t>
      </w:r>
      <w:r w:rsidR="00681668">
        <w:rPr>
          <w:rFonts w:hint="eastAsia"/>
          <w:lang w:eastAsia="zh-CN"/>
        </w:rPr>
        <w:t>T</w:t>
      </w:r>
      <w:r w:rsidR="00681668" w:rsidRPr="00E64C18">
        <w:rPr>
          <w:rFonts w:hint="eastAsia"/>
        </w:rPr>
        <w:t>he last 2 sensor nodes</w:t>
      </w:r>
      <w:r w:rsidR="00EA0A48" w:rsidRPr="00E64C18">
        <w:rPr>
          <w:rFonts w:hint="eastAsia"/>
        </w:rPr>
        <w:t xml:space="preserve"> </w:t>
      </w:r>
      <w:r w:rsidR="00681668">
        <w:rPr>
          <w:rFonts w:hint="eastAsia"/>
          <w:lang w:eastAsia="zh-CN"/>
        </w:rPr>
        <w:t>have more</w:t>
      </w:r>
      <w:r w:rsidR="00EA0A48" w:rsidRPr="00E64C18">
        <w:rPr>
          <w:rFonts w:hint="eastAsia"/>
        </w:rPr>
        <w:t xml:space="preserve"> severe sensor fault </w:t>
      </w:r>
      <w:r w:rsidR="00681668">
        <w:rPr>
          <w:rFonts w:hint="eastAsia"/>
          <w:lang w:eastAsia="zh-CN"/>
        </w:rPr>
        <w:t xml:space="preserve">which causes </w:t>
      </w:r>
      <w:r w:rsidR="00EA0A48" w:rsidRPr="00E64C18">
        <w:rPr>
          <w:rFonts w:hint="eastAsia"/>
        </w:rPr>
        <w:t xml:space="preserve">30% right shift on the obtained frequencies. </w:t>
      </w:r>
      <w:r>
        <w:t xml:space="preserve">In the following sections, we will demonstrate the proposed scheme is able correctly </w:t>
      </w:r>
      <w:r w:rsidR="00626CE9">
        <w:t>disambiguate</w:t>
      </w:r>
      <w:r>
        <w:t xml:space="preserve"> faulty sensors </w:t>
      </w:r>
      <w:r w:rsidR="00626CE9">
        <w:rPr>
          <w:rFonts w:hint="eastAsia"/>
        </w:rPr>
        <w:t>from</w:t>
      </w:r>
      <w:r>
        <w:t xml:space="preserve"> structural damage.</w:t>
      </w:r>
    </w:p>
    <w:p w:rsidR="00B956D9" w:rsidRDefault="00B956D9" w:rsidP="00D62C01">
      <w:pPr>
        <w:pStyle w:val="Heading2"/>
        <w:rPr>
          <w:lang w:eastAsia="zh-CN"/>
        </w:rPr>
      </w:pPr>
      <w:r>
        <w:rPr>
          <w:rFonts w:hint="eastAsia"/>
          <w:lang w:eastAsia="zh-CN"/>
        </w:rPr>
        <w:lastRenderedPageBreak/>
        <w:t>Clustering</w:t>
      </w:r>
    </w:p>
    <w:p w:rsidR="00B956D9" w:rsidRDefault="00B956D9" w:rsidP="00B956D9">
      <w:pPr>
        <w:pStyle w:val="BodyText"/>
        <w:ind w:firstLineChars="195" w:firstLine="386"/>
        <w:rPr>
          <w:lang w:eastAsia="zh-CN"/>
        </w:rPr>
      </w:pPr>
      <w:r>
        <w:rPr>
          <w:rFonts w:hint="eastAsia"/>
          <w:lang w:eastAsia="zh-CN"/>
        </w:rPr>
        <w:t xml:space="preserve">First, the </w:t>
      </w:r>
      <w:r w:rsidR="00626CE9">
        <w:rPr>
          <w:rFonts w:hint="eastAsia"/>
          <w:lang w:eastAsia="zh-CN"/>
        </w:rPr>
        <w:t>sensor nodes in the middle span are divide</w:t>
      </w:r>
      <w:r w:rsidR="00987BA1">
        <w:rPr>
          <w:rFonts w:hint="eastAsia"/>
          <w:lang w:eastAsia="zh-CN"/>
        </w:rPr>
        <w:t>d</w:t>
      </w:r>
      <w:r w:rsidR="00626CE9">
        <w:rPr>
          <w:rFonts w:hint="eastAsia"/>
          <w:lang w:eastAsia="zh-CN"/>
        </w:rPr>
        <w:t xml:space="preserve"> into overlapping clusters. </w:t>
      </w:r>
      <w:r w:rsidR="00987BA1">
        <w:rPr>
          <w:rFonts w:hint="eastAsia"/>
          <w:lang w:eastAsia="zh-CN"/>
        </w:rPr>
        <w:t xml:space="preserve">The results using the first and the second proposed methods are </w:t>
      </w:r>
      <w:r w:rsidR="00987BA1">
        <w:rPr>
          <w:lang w:eastAsia="zh-CN"/>
        </w:rPr>
        <w:t>illustrated</w:t>
      </w:r>
      <w:r w:rsidR="00987BA1">
        <w:rPr>
          <w:rFonts w:hint="eastAsia"/>
          <w:lang w:eastAsia="zh-CN"/>
        </w:rPr>
        <w:t xml:space="preserve"> in Fig. 1</w:t>
      </w:r>
      <w:r w:rsidR="008953E6">
        <w:rPr>
          <w:rFonts w:hint="eastAsia"/>
          <w:lang w:eastAsia="zh-CN"/>
        </w:rPr>
        <w:t>6</w:t>
      </w:r>
      <w:r w:rsidR="00987BA1">
        <w:rPr>
          <w:rFonts w:hint="eastAsia"/>
          <w:lang w:eastAsia="zh-CN"/>
        </w:rPr>
        <w:t xml:space="preserve"> (a) and (b), respectively. </w:t>
      </w:r>
      <w:r w:rsidR="00300BC8">
        <w:rPr>
          <w:rFonts w:hint="eastAsia"/>
          <w:lang w:eastAsia="zh-CN"/>
        </w:rPr>
        <w:t>It can be seen that both methods partition the 58 sensor nodes into 6 clusters.</w:t>
      </w:r>
      <w:r w:rsidR="008C6EEA">
        <w:rPr>
          <w:rFonts w:hint="eastAsia"/>
          <w:lang w:eastAsia="zh-CN"/>
        </w:rPr>
        <w:t xml:space="preserve"> Particularly, using the second method, 5 clusters are obtained at the first stage and they form </w:t>
      </w:r>
      <w:r w:rsidR="00C10D5C">
        <w:rPr>
          <w:rFonts w:hint="eastAsia"/>
          <w:lang w:eastAsia="zh-CN"/>
        </w:rPr>
        <w:t xml:space="preserve">3 </w:t>
      </w:r>
      <w:r w:rsidR="00C10D5C">
        <w:rPr>
          <w:lang w:eastAsia="zh-TW"/>
        </w:rPr>
        <w:t>isolated cluster groups</w:t>
      </w:r>
      <w:r w:rsidR="00C10D5C">
        <w:rPr>
          <w:rFonts w:hint="eastAsia"/>
          <w:lang w:eastAsia="zh-CN"/>
        </w:rPr>
        <w:t>. Accordingly,</w:t>
      </w:r>
      <w:r w:rsidR="008C6EEA">
        <w:rPr>
          <w:rFonts w:hint="eastAsia"/>
          <w:lang w:eastAsia="zh-CN"/>
        </w:rPr>
        <w:t xml:space="preserve"> an extra cluster (i.e. VI</w:t>
      </w:r>
      <w:ins w:id="276" w:author="lxf" w:date="2010-12-06T21:22:00Z">
        <w:r w:rsidR="00E022B9">
          <w:rPr>
            <w:rFonts w:hint="eastAsia"/>
            <w:lang w:eastAsia="zh-CN"/>
          </w:rPr>
          <w:t xml:space="preserve"> in Fig. 16(b)</w:t>
        </w:r>
      </w:ins>
      <w:r w:rsidR="008C6EEA">
        <w:rPr>
          <w:rFonts w:hint="eastAsia"/>
          <w:lang w:eastAsia="zh-CN"/>
        </w:rPr>
        <w:t>)</w:t>
      </w:r>
      <w:r w:rsidR="00C10D5C">
        <w:rPr>
          <w:rFonts w:hint="eastAsia"/>
          <w:lang w:eastAsia="zh-CN"/>
        </w:rPr>
        <w:t xml:space="preserve"> is added to make the</w:t>
      </w:r>
      <w:r w:rsidR="00753ABF">
        <w:rPr>
          <w:rFonts w:hint="eastAsia"/>
          <w:lang w:eastAsia="zh-CN"/>
        </w:rPr>
        <w:t>m overlap.</w:t>
      </w:r>
    </w:p>
    <w:p w:rsidR="00B956D9" w:rsidRDefault="00B956D9" w:rsidP="00B956D9">
      <w:pPr>
        <w:pStyle w:val="BodyText"/>
        <w:rPr>
          <w:lang w:eastAsia="zh-CN"/>
        </w:rPr>
      </w:pPr>
      <w:r>
        <w:object w:dxaOrig="15499" w:dyaOrig="11096">
          <v:shape id="_x0000_i1041" type="#_x0000_t75" style="width:203.9pt;height:146pt" o:ole="">
            <v:imagedata r:id="rId38" o:title=""/>
          </v:shape>
          <o:OLEObject Type="Embed" ProgID="Visio.Drawing.11" ShapeID="_x0000_i1041" DrawAspect="Content" ObjectID="_1353489995" r:id="rId39"/>
        </w:object>
      </w:r>
    </w:p>
    <w:p w:rsidR="00B956D9" w:rsidRPr="00C45900" w:rsidRDefault="00B956D9" w:rsidP="00B956D9">
      <w:pPr>
        <w:pStyle w:val="figurecaption"/>
        <w:tabs>
          <w:tab w:val="clear" w:pos="720"/>
        </w:tabs>
      </w:pPr>
      <w:r w:rsidRPr="00C45900">
        <w:t xml:space="preserve">Figure </w:t>
      </w:r>
      <w:r w:rsidR="00EA06C0">
        <w:fldChar w:fldCharType="begin"/>
      </w:r>
      <w:r>
        <w:instrText xml:space="preserve"> SEQ Figure \* ARABIC </w:instrText>
      </w:r>
      <w:r w:rsidR="00EA06C0">
        <w:fldChar w:fldCharType="separate"/>
      </w:r>
      <w:ins w:id="277" w:author="lxf" w:date="2010-12-07T10:54:00Z">
        <w:r w:rsidR="00CB2CC9">
          <w:t>14</w:t>
        </w:r>
      </w:ins>
      <w:del w:id="278" w:author="lxf" w:date="2010-12-07T10:54:00Z">
        <w:r w:rsidR="00777A06" w:rsidDel="00CB2CC9">
          <w:delText>16</w:delText>
        </w:r>
      </w:del>
      <w:r w:rsidR="00EA06C0">
        <w:fldChar w:fldCharType="end"/>
      </w:r>
      <w:r w:rsidR="00753ABF">
        <w:rPr>
          <w:rFonts w:hint="eastAsia"/>
        </w:rPr>
        <w:t xml:space="preserve"> </w:t>
      </w:r>
      <w:r w:rsidR="00753ABF">
        <w:rPr>
          <w:rFonts w:hint="eastAsia"/>
          <w:lang w:eastAsia="zh-CN"/>
        </w:rPr>
        <w:t>Results</w:t>
      </w:r>
      <w:r w:rsidR="00753ABF">
        <w:t xml:space="preserve"> of using </w:t>
      </w:r>
      <w:r w:rsidR="00753ABF">
        <w:rPr>
          <w:rFonts w:hint="eastAsia"/>
          <w:lang w:eastAsia="zh-CN"/>
        </w:rPr>
        <w:t>(a)</w:t>
      </w:r>
      <w:r w:rsidR="00DE7195" w:rsidRPr="00DE7195">
        <w:t xml:space="preserve"> </w:t>
      </w:r>
      <w:r w:rsidR="00DE7195">
        <w:t>the</w:t>
      </w:r>
      <w:r w:rsidR="00753ABF">
        <w:rPr>
          <w:rFonts w:hint="eastAsia"/>
          <w:lang w:eastAsia="zh-CN"/>
        </w:rPr>
        <w:t xml:space="preserve"> </w:t>
      </w:r>
      <w:r w:rsidR="00753ABF">
        <w:rPr>
          <w:rFonts w:eastAsiaTheme="minorEastAsia" w:hint="eastAsia"/>
          <w:lang w:eastAsia="zh-HK"/>
        </w:rPr>
        <w:t>1</w:t>
      </w:r>
      <w:r w:rsidR="00753ABF" w:rsidRPr="00105093">
        <w:rPr>
          <w:rFonts w:eastAsiaTheme="minorEastAsia" w:hint="eastAsia"/>
          <w:vertAlign w:val="superscript"/>
          <w:lang w:eastAsia="zh-HK"/>
        </w:rPr>
        <w:t>st</w:t>
      </w:r>
      <w:r w:rsidR="00753ABF">
        <w:rPr>
          <w:rFonts w:eastAsiaTheme="minorEastAsia" w:hint="eastAsia"/>
          <w:lang w:eastAsia="zh-HK"/>
        </w:rPr>
        <w:t xml:space="preserve"> </w:t>
      </w:r>
      <w:r w:rsidR="00753ABF">
        <w:rPr>
          <w:rFonts w:hint="eastAsia"/>
          <w:lang w:eastAsia="zh-CN"/>
        </w:rPr>
        <w:t xml:space="preserve">and </w:t>
      </w:r>
      <w:r w:rsidR="00DE7195">
        <w:rPr>
          <w:rFonts w:hint="eastAsia"/>
          <w:lang w:eastAsia="zh-CN"/>
        </w:rPr>
        <w:t xml:space="preserve">(b) </w:t>
      </w:r>
      <w:r w:rsidR="00753ABF">
        <w:rPr>
          <w:rFonts w:hint="eastAsia"/>
          <w:lang w:eastAsia="zh-CN"/>
        </w:rPr>
        <w:t>the 2</w:t>
      </w:r>
      <w:r w:rsidR="00B02D4A" w:rsidRPr="00B02D4A">
        <w:rPr>
          <w:vertAlign w:val="superscript"/>
          <w:lang w:eastAsia="zh-CN"/>
        </w:rPr>
        <w:t>nd</w:t>
      </w:r>
      <w:r w:rsidR="00753ABF">
        <w:rPr>
          <w:rFonts w:hint="eastAsia"/>
          <w:lang w:eastAsia="zh-CN"/>
        </w:rPr>
        <w:t xml:space="preserve"> </w:t>
      </w:r>
      <w:r w:rsidR="00753ABF">
        <w:t>Algorithm</w:t>
      </w:r>
      <w:r w:rsidR="00753ABF">
        <w:rPr>
          <w:rFonts w:hint="eastAsia"/>
          <w:lang w:eastAsia="zh-CN"/>
        </w:rPr>
        <w:t>s</w:t>
      </w:r>
      <w:r w:rsidR="00753ABF">
        <w:t xml:space="preserve"> </w:t>
      </w:r>
    </w:p>
    <w:p w:rsidR="00D62C01" w:rsidRPr="00DE7195" w:rsidRDefault="00DE7195" w:rsidP="00DE7195">
      <w:pPr>
        <w:pStyle w:val="Heading2"/>
        <w:rPr>
          <w:rFonts w:eastAsiaTheme="minorEastAsia"/>
          <w:lang w:eastAsia="zh-HK"/>
        </w:rPr>
      </w:pPr>
      <w:r>
        <w:rPr>
          <w:rFonts w:eastAsiaTheme="minorEastAsia" w:hint="eastAsia"/>
          <w:lang w:eastAsia="zh-HK"/>
        </w:rPr>
        <w:t>Extract</w:t>
      </w:r>
      <w:r>
        <w:rPr>
          <w:rFonts w:hint="eastAsia"/>
          <w:lang w:eastAsia="zh-CN"/>
        </w:rPr>
        <w:t xml:space="preserve"> </w:t>
      </w:r>
      <w:r>
        <w:rPr>
          <w:rFonts w:eastAsiaTheme="minorEastAsia" w:hint="eastAsia"/>
          <w:lang w:eastAsia="zh-HK"/>
        </w:rPr>
        <w:t>N</w:t>
      </w:r>
      <w:r>
        <w:rPr>
          <w:rFonts w:hint="eastAsia"/>
          <w:lang w:eastAsia="zh-CN"/>
        </w:rPr>
        <w:t xml:space="preserve">atural </w:t>
      </w:r>
      <w:r>
        <w:rPr>
          <w:rFonts w:eastAsiaTheme="minorEastAsia" w:hint="eastAsia"/>
          <w:lang w:eastAsia="zh-HK"/>
        </w:rPr>
        <w:t>F</w:t>
      </w:r>
      <w:r>
        <w:rPr>
          <w:rFonts w:hint="eastAsia"/>
          <w:lang w:eastAsia="zh-CN"/>
        </w:rPr>
        <w:t xml:space="preserve">requency </w:t>
      </w:r>
      <w:r>
        <w:rPr>
          <w:rFonts w:eastAsiaTheme="minorEastAsia" w:hint="eastAsia"/>
          <w:lang w:eastAsia="zh-HK"/>
        </w:rPr>
        <w:t>Set in Each Cluster</w:t>
      </w:r>
    </w:p>
    <w:p w:rsidR="00D62C01" w:rsidRPr="00E64C18" w:rsidDel="00F4657B" w:rsidRDefault="00D62C01" w:rsidP="00D62C01">
      <w:pPr>
        <w:pStyle w:val="BodyText"/>
        <w:rPr>
          <w:del w:id="279" w:author="lxf" w:date="2010-12-06T21:25:00Z"/>
        </w:rPr>
      </w:pPr>
      <w:r w:rsidRPr="00E64C18">
        <w:rPr>
          <w:rFonts w:hint="eastAsia"/>
        </w:rPr>
        <w:t xml:space="preserve">In this section, </w:t>
      </w:r>
      <w:r w:rsidR="00F6505E">
        <w:rPr>
          <w:rFonts w:hint="eastAsia"/>
          <w:lang w:eastAsia="zh-CN"/>
        </w:rPr>
        <w:t xml:space="preserve">we will </w:t>
      </w:r>
      <w:del w:id="280" w:author="lxf" w:date="2010-12-06T21:22:00Z">
        <w:r w:rsidR="00F6505E" w:rsidDel="00E022B9">
          <w:rPr>
            <w:rFonts w:hint="eastAsia"/>
            <w:lang w:eastAsia="zh-CN"/>
          </w:rPr>
          <w:delText xml:space="preserve">detect </w:delText>
        </w:r>
      </w:del>
      <w:ins w:id="281" w:author="lxf" w:date="2010-12-06T21:22:00Z">
        <w:r w:rsidR="00E022B9">
          <w:rPr>
            <w:rFonts w:hint="eastAsia"/>
            <w:lang w:eastAsia="zh-CN"/>
          </w:rPr>
          <w:t xml:space="preserve">use natural frequencies to detect </w:t>
        </w:r>
      </w:ins>
      <w:r w:rsidR="00F6505E">
        <w:rPr>
          <w:rFonts w:hint="eastAsia"/>
          <w:lang w:eastAsia="zh-CN"/>
        </w:rPr>
        <w:t>faulty sensor nodes.</w:t>
      </w:r>
      <w:r w:rsidRPr="00E64C18">
        <w:rPr>
          <w:rFonts w:hint="eastAsia"/>
        </w:rPr>
        <w:t xml:space="preserve"> </w:t>
      </w:r>
      <w:del w:id="282" w:author="lxf" w:date="2010-12-06T21:22:00Z">
        <w:r w:rsidRPr="00E64C18" w:rsidDel="00E022B9">
          <w:rPr>
            <w:rFonts w:hint="eastAsia"/>
          </w:rPr>
          <w:delText xml:space="preserve">Data of each sensor are obtained from the simulated impact tests on the structure. </w:delText>
        </w:r>
      </w:del>
      <w:del w:id="283" w:author="lxf" w:date="2010-12-06T21:23:00Z">
        <w:r w:rsidRPr="00E64C18" w:rsidDel="0072720E">
          <w:rPr>
            <w:rFonts w:hint="eastAsia"/>
          </w:rPr>
          <w:delText xml:space="preserve">Using the </w:delText>
        </w:r>
        <w:r w:rsidR="00BF45B2" w:rsidDel="0072720E">
          <w:rPr>
            <w:rFonts w:hint="eastAsia"/>
            <w:lang w:eastAsia="zh-CN"/>
          </w:rPr>
          <w:delText>simulated data</w:delText>
        </w:r>
      </w:del>
      <w:ins w:id="284" w:author="lxf" w:date="2010-12-06T21:23:00Z">
        <w:r w:rsidR="0072720E">
          <w:rPr>
            <w:rFonts w:hint="eastAsia"/>
            <w:lang w:eastAsia="zh-CN"/>
          </w:rPr>
          <w:t>For each cluster</w:t>
        </w:r>
      </w:ins>
      <w:r w:rsidR="00BF45B2">
        <w:rPr>
          <w:rFonts w:hint="eastAsia"/>
          <w:lang w:eastAsia="zh-CN"/>
        </w:rPr>
        <w:t>,</w:t>
      </w:r>
      <w:r w:rsidRPr="00E64C18">
        <w:rPr>
          <w:rFonts w:hint="eastAsia"/>
        </w:rPr>
        <w:t xml:space="preserve"> </w:t>
      </w:r>
      <w:ins w:id="285" w:author="lxf" w:date="2010-12-06T21:24:00Z">
        <w:r w:rsidR="00F4657B" w:rsidRPr="00E64C18">
          <w:rPr>
            <w:rFonts w:hint="eastAsia"/>
          </w:rPr>
          <w:t xml:space="preserve">the </w:t>
        </w:r>
        <w:r w:rsidR="00F4657B">
          <w:rPr>
            <w:rFonts w:hint="eastAsia"/>
          </w:rPr>
          <w:t>PSD</w:t>
        </w:r>
        <w:r w:rsidR="00F4657B">
          <w:rPr>
            <w:rFonts w:hint="eastAsia"/>
            <w:lang w:eastAsia="zh-CN"/>
          </w:rPr>
          <w:t xml:space="preserve"> of CH and</w:t>
        </w:r>
        <w:r w:rsidR="00F4657B" w:rsidRPr="00E64C18">
          <w:rPr>
            <w:rFonts w:hint="eastAsia"/>
          </w:rPr>
          <w:t xml:space="preserve"> </w:t>
        </w:r>
      </w:ins>
      <w:r w:rsidRPr="00E64C18">
        <w:rPr>
          <w:rFonts w:hint="eastAsia"/>
        </w:rPr>
        <w:t xml:space="preserve">the </w:t>
      </w:r>
      <w:del w:id="286" w:author="lxf" w:date="2010-12-06T21:24:00Z">
        <w:r w:rsidRPr="00E64C18" w:rsidDel="0072720E">
          <w:rPr>
            <w:rFonts w:hint="eastAsia"/>
          </w:rPr>
          <w:delText>cross spectral density (</w:delText>
        </w:r>
      </w:del>
      <w:r w:rsidRPr="00E64C18">
        <w:rPr>
          <w:rFonts w:hint="eastAsia"/>
        </w:rPr>
        <w:t>CSD</w:t>
      </w:r>
      <w:del w:id="287" w:author="lxf" w:date="2010-12-06T21:24:00Z">
        <w:r w:rsidRPr="00E64C18" w:rsidDel="0072720E">
          <w:rPr>
            <w:rFonts w:hint="eastAsia"/>
          </w:rPr>
          <w:delText>)</w:delText>
        </w:r>
      </w:del>
      <w:r w:rsidRPr="00E64C18">
        <w:rPr>
          <w:rFonts w:hint="eastAsia"/>
        </w:rPr>
        <w:t xml:space="preserve"> </w:t>
      </w:r>
      <w:del w:id="288" w:author="lxf" w:date="2010-12-06T21:25:00Z">
        <w:r w:rsidRPr="00E64C18" w:rsidDel="00F4657B">
          <w:rPr>
            <w:rFonts w:hint="eastAsia"/>
          </w:rPr>
          <w:delText xml:space="preserve">functions </w:delText>
        </w:r>
      </w:del>
      <w:r w:rsidRPr="00E64C18">
        <w:rPr>
          <w:rFonts w:hint="eastAsia"/>
        </w:rPr>
        <w:t xml:space="preserve">for </w:t>
      </w:r>
      <w:ins w:id="289" w:author="lxf" w:date="2010-12-06T21:25:00Z">
        <w:r w:rsidR="00F4657B">
          <w:rPr>
            <w:rFonts w:hint="eastAsia"/>
            <w:lang w:eastAsia="zh-CN"/>
          </w:rPr>
          <w:t>each cluster member are</w:t>
        </w:r>
      </w:ins>
      <w:del w:id="290" w:author="lxf" w:date="2010-12-06T21:25:00Z">
        <w:r w:rsidRPr="00E64C18" w:rsidDel="00F4657B">
          <w:rPr>
            <w:rFonts w:hint="eastAsia"/>
          </w:rPr>
          <w:delText>the sensors</w:delText>
        </w:r>
      </w:del>
      <w:r w:rsidRPr="00E64C18">
        <w:rPr>
          <w:rFonts w:hint="eastAsia"/>
        </w:rPr>
        <w:t xml:space="preserve"> </w:t>
      </w:r>
      <w:del w:id="291" w:author="lxf" w:date="2010-12-06T21:25:00Z">
        <w:r w:rsidRPr="00E64C18" w:rsidDel="00F4657B">
          <w:rPr>
            <w:rFonts w:hint="eastAsia"/>
          </w:rPr>
          <w:delText xml:space="preserve">are </w:delText>
        </w:r>
      </w:del>
      <w:r w:rsidRPr="00E64C18">
        <w:rPr>
          <w:rFonts w:hint="eastAsia"/>
        </w:rPr>
        <w:t>calculated</w:t>
      </w:r>
      <w:del w:id="292" w:author="lxf" w:date="2010-12-06T21:25:00Z">
        <w:r w:rsidRPr="00E64C18" w:rsidDel="00F4657B">
          <w:rPr>
            <w:rFonts w:hint="eastAsia"/>
          </w:rPr>
          <w:delText xml:space="preserve"> and stored locally in corresponding sensors. For </w:delText>
        </w:r>
        <w:r w:rsidR="00BF45B2" w:rsidDel="00F4657B">
          <w:rPr>
            <w:rFonts w:hint="eastAsia"/>
            <w:lang w:eastAsia="zh-CN"/>
          </w:rPr>
          <w:delText>each CH</w:delText>
        </w:r>
        <w:r w:rsidRPr="00E64C18" w:rsidDel="00F4657B">
          <w:rPr>
            <w:rFonts w:hint="eastAsia"/>
          </w:rPr>
          <w:delText xml:space="preserve">, </w:delText>
        </w:r>
      </w:del>
      <w:del w:id="293" w:author="lxf" w:date="2010-12-06T21:24:00Z">
        <w:r w:rsidRPr="00E64C18" w:rsidDel="00F4657B">
          <w:rPr>
            <w:rFonts w:hint="eastAsia"/>
          </w:rPr>
          <w:delText xml:space="preserve">the power spectrum density (PSD) </w:delText>
        </w:r>
      </w:del>
      <w:del w:id="294" w:author="lxf" w:date="2010-12-06T21:25:00Z">
        <w:r w:rsidRPr="00E64C18" w:rsidDel="00F4657B">
          <w:rPr>
            <w:rFonts w:hint="eastAsia"/>
          </w:rPr>
          <w:delText>function is calculated</w:delText>
        </w:r>
      </w:del>
      <w:r w:rsidRPr="00E64C18">
        <w:rPr>
          <w:rFonts w:hint="eastAsia"/>
        </w:rPr>
        <w:t xml:space="preserve">. </w:t>
      </w:r>
      <w:del w:id="295" w:author="lxf" w:date="2010-12-06T21:25:00Z">
        <w:r w:rsidRPr="00E64C18" w:rsidDel="00F4657B">
          <w:rPr>
            <w:rFonts w:hint="eastAsia"/>
          </w:rPr>
          <w:delText>Note that CSD and PSD functions are calculated based on average from 20 tests.</w:delText>
        </w:r>
      </w:del>
    </w:p>
    <w:p w:rsidR="00D62C01" w:rsidRPr="00E64C18" w:rsidRDefault="00D62C01" w:rsidP="00D62C01">
      <w:pPr>
        <w:pStyle w:val="BodyText"/>
      </w:pPr>
      <w:r w:rsidRPr="00E64C18">
        <w:rPr>
          <w:rFonts w:hint="eastAsia"/>
        </w:rPr>
        <w:t xml:space="preserve">After obtained its CSD, each sensor node implements </w:t>
      </w:r>
      <w:r w:rsidR="00107C87">
        <w:rPr>
          <w:rFonts w:eastAsiaTheme="minorEastAsia" w:hint="eastAsia"/>
          <w:lang w:eastAsia="zh-HK"/>
        </w:rPr>
        <w:t>the PP</w:t>
      </w:r>
      <w:r w:rsidRPr="00E64C18">
        <w:rPr>
          <w:rFonts w:hint="eastAsia"/>
        </w:rPr>
        <w:t xml:space="preserve"> method to extract 8</w:t>
      </w:r>
      <w:r w:rsidRPr="00E64C18">
        <w:t xml:space="preserve"> largest peaks</w:t>
      </w:r>
      <w:del w:id="296" w:author="lxf" w:date="2010-12-06T21:27:00Z">
        <w:r w:rsidRPr="00E64C18" w:rsidDel="0072290E">
          <w:delText xml:space="preserve"> from its </w:delText>
        </w:r>
        <w:r w:rsidRPr="00E64C18" w:rsidDel="0072290E">
          <w:rPr>
            <w:rFonts w:hint="eastAsia"/>
          </w:rPr>
          <w:delText>CSD</w:delText>
        </w:r>
      </w:del>
      <w:r w:rsidRPr="00E64C18">
        <w:rPr>
          <w:rFonts w:hint="eastAsia"/>
        </w:rPr>
        <w:t xml:space="preserve">. </w:t>
      </w:r>
      <w:r w:rsidRPr="00E64C18">
        <w:t xml:space="preserve"> </w:t>
      </w:r>
      <w:r w:rsidRPr="00E64C18">
        <w:rPr>
          <w:rFonts w:hint="eastAsia"/>
        </w:rPr>
        <w:t xml:space="preserve">In this paper, the </w:t>
      </w:r>
      <w:proofErr w:type="spellStart"/>
      <w:r w:rsidRPr="00E64C18">
        <w:rPr>
          <w:rFonts w:hint="eastAsia"/>
        </w:rPr>
        <w:t>i</w:t>
      </w:r>
      <w:r w:rsidRPr="004069F5">
        <w:rPr>
          <w:rFonts w:hint="eastAsia"/>
          <w:vertAlign w:val="superscript"/>
        </w:rPr>
        <w:t>th</w:t>
      </w:r>
      <w:proofErr w:type="spellEnd"/>
      <w:r w:rsidRPr="00E64C18">
        <w:rPr>
          <w:rFonts w:hint="eastAsia"/>
        </w:rPr>
        <w:t xml:space="preserve"> point of a CSD is a peak if:</w:t>
      </w:r>
    </w:p>
    <w:tbl>
      <w:tblPr>
        <w:tblW w:w="0" w:type="auto"/>
        <w:tblLook w:val="04A0"/>
      </w:tblPr>
      <w:tblGrid>
        <w:gridCol w:w="1097"/>
        <w:gridCol w:w="2860"/>
        <w:gridCol w:w="1119"/>
      </w:tblGrid>
      <w:tr w:rsidR="00D62C01" w:rsidTr="008216C4">
        <w:tc>
          <w:tcPr>
            <w:tcW w:w="1097" w:type="dxa"/>
            <w:vAlign w:val="center"/>
          </w:tcPr>
          <w:p w:rsidR="00D62C01" w:rsidRPr="00E64C18" w:rsidRDefault="00D62C01" w:rsidP="008216C4">
            <w:pPr>
              <w:pStyle w:val="BodyText"/>
            </w:pPr>
          </w:p>
        </w:tc>
        <w:tc>
          <w:tcPr>
            <w:tcW w:w="2860" w:type="dxa"/>
            <w:vAlign w:val="center"/>
          </w:tcPr>
          <w:p w:rsidR="00D62C01" w:rsidRPr="00E64C18" w:rsidRDefault="00D62C01" w:rsidP="008216C4">
            <w:pPr>
              <w:pStyle w:val="BodyText"/>
            </w:pPr>
            <m:oMathPara>
              <m:oMath>
                <m:r>
                  <m:rPr>
                    <m:sty m:val="p"/>
                  </m:rPr>
                  <w:rPr>
                    <w:rFonts w:ascii="Cambria Math" w:eastAsia="PMingLiU" w:hAnsi="Cambria Math"/>
                    <w:lang w:eastAsia="zh-CN"/>
                  </w:rPr>
                  <m:t>CSD</m:t>
                </m:r>
                <m:d>
                  <m:dPr>
                    <m:ctrlPr>
                      <w:rPr>
                        <w:rFonts w:ascii="Cambria Math" w:eastAsia="PMingLiU" w:hAnsi="Cambria Math"/>
                        <w:lang w:eastAsia="zh-CN"/>
                      </w:rPr>
                    </m:ctrlPr>
                  </m:dPr>
                  <m:e>
                    <m:r>
                      <m:rPr>
                        <m:sty m:val="p"/>
                      </m:rPr>
                      <w:rPr>
                        <w:rFonts w:ascii="Cambria Math" w:eastAsia="PMingLiU" w:hAnsi="Cambria Math"/>
                        <w:lang w:eastAsia="zh-CN"/>
                      </w:rPr>
                      <m:t>i</m:t>
                    </m:r>
                  </m:e>
                </m:d>
                <m:r>
                  <m:rPr>
                    <m:sty m:val="p"/>
                  </m:rPr>
                  <w:rPr>
                    <w:rFonts w:ascii="Cambria Math" w:eastAsia="PMingLiU" w:hAnsi="Cambria Math"/>
                    <w:lang w:eastAsia="zh-CN"/>
                  </w:rPr>
                  <m:t>-CSD</m:t>
                </m:r>
                <m:d>
                  <m:dPr>
                    <m:ctrlPr>
                      <w:rPr>
                        <w:rFonts w:ascii="Cambria Math" w:eastAsia="PMingLiU" w:hAnsi="Cambria Math"/>
                        <w:lang w:eastAsia="zh-CN"/>
                      </w:rPr>
                    </m:ctrlPr>
                  </m:dPr>
                  <m:e>
                    <m:r>
                      <m:rPr>
                        <m:sty m:val="p"/>
                      </m:rPr>
                      <w:rPr>
                        <w:rFonts w:ascii="Cambria Math" w:eastAsia="PMingLiU" w:hAnsi="Cambria Math"/>
                        <w:lang w:eastAsia="zh-CN"/>
                      </w:rPr>
                      <m:t>i-1</m:t>
                    </m:r>
                  </m:e>
                </m:d>
                <m:r>
                  <m:rPr>
                    <m:sty m:val="p"/>
                  </m:rPr>
                  <w:rPr>
                    <w:rFonts w:ascii="Cambria Math" w:eastAsia="PMingLiU" w:hAnsi="Cambria Math"/>
                    <w:lang w:eastAsia="zh-CN"/>
                  </w:rPr>
                  <m:t>&gt;</m:t>
                </m:r>
                <m:r>
                  <w:rPr>
                    <w:rFonts w:ascii="Cambria Math" w:eastAsia="PMingLiU" w:hAnsi="Cambria Math"/>
                    <w:lang w:eastAsia="zh-CN"/>
                  </w:rPr>
                  <m:t>ε</m:t>
                </m:r>
              </m:oMath>
            </m:oMathPara>
          </w:p>
        </w:tc>
        <w:tc>
          <w:tcPr>
            <w:tcW w:w="1119" w:type="dxa"/>
            <w:vAlign w:val="center"/>
          </w:tcPr>
          <w:p w:rsidR="00C06F40" w:rsidRDefault="00D62C01">
            <w:pPr>
              <w:pStyle w:val="BodyText"/>
            </w:pPr>
            <w:r w:rsidRPr="00E64C18">
              <w:rPr>
                <w:rFonts w:hint="eastAsia"/>
              </w:rPr>
              <w:t>(</w:t>
            </w:r>
            <w:del w:id="297" w:author="lxf" w:date="2010-12-06T21:29:00Z">
              <w:r w:rsidRPr="00E64C18" w:rsidDel="0072290E">
                <w:rPr>
                  <w:rFonts w:hint="eastAsia"/>
                </w:rPr>
                <w:delText>15a</w:delText>
              </w:r>
            </w:del>
            <w:ins w:id="298" w:author="lxf" w:date="2010-12-06T21:29:00Z">
              <w:r w:rsidR="0072290E" w:rsidRPr="00E64C18">
                <w:rPr>
                  <w:rFonts w:hint="eastAsia"/>
                </w:rPr>
                <w:t>1</w:t>
              </w:r>
              <w:r w:rsidR="0072290E">
                <w:rPr>
                  <w:rFonts w:hint="eastAsia"/>
                  <w:lang w:eastAsia="zh-CN"/>
                </w:rPr>
                <w:t>2</w:t>
              </w:r>
              <w:r w:rsidR="0072290E" w:rsidRPr="00E64C18">
                <w:rPr>
                  <w:rFonts w:hint="eastAsia"/>
                </w:rPr>
                <w:t>a</w:t>
              </w:r>
            </w:ins>
            <w:r w:rsidRPr="00E64C18">
              <w:rPr>
                <w:rFonts w:hint="eastAsia"/>
              </w:rPr>
              <w:t>)</w:t>
            </w:r>
          </w:p>
        </w:tc>
      </w:tr>
      <w:tr w:rsidR="00D62C01" w:rsidTr="008216C4">
        <w:tc>
          <w:tcPr>
            <w:tcW w:w="1097" w:type="dxa"/>
          </w:tcPr>
          <w:p w:rsidR="00D62C01" w:rsidRPr="00E64C18" w:rsidRDefault="00D62C01" w:rsidP="008216C4">
            <w:pPr>
              <w:pStyle w:val="BodyText"/>
            </w:pPr>
          </w:p>
        </w:tc>
        <w:tc>
          <w:tcPr>
            <w:tcW w:w="2860" w:type="dxa"/>
          </w:tcPr>
          <w:p w:rsidR="00D62C01" w:rsidRPr="00E64C18" w:rsidRDefault="00D62C01" w:rsidP="008216C4">
            <w:pPr>
              <w:pStyle w:val="BodyText"/>
            </w:pPr>
            <m:oMathPara>
              <m:oMath>
                <m:r>
                  <m:rPr>
                    <m:sty m:val="p"/>
                  </m:rPr>
                  <w:rPr>
                    <w:rFonts w:ascii="Cambria Math" w:eastAsia="PMingLiU" w:hAnsi="Cambria Math"/>
                    <w:lang w:eastAsia="zh-CN"/>
                  </w:rPr>
                  <m:t>CSD</m:t>
                </m:r>
                <m:d>
                  <m:dPr>
                    <m:ctrlPr>
                      <w:rPr>
                        <w:rFonts w:ascii="Cambria Math" w:eastAsia="PMingLiU" w:hAnsi="Cambria Math"/>
                        <w:lang w:eastAsia="zh-CN"/>
                      </w:rPr>
                    </m:ctrlPr>
                  </m:dPr>
                  <m:e>
                    <m:r>
                      <m:rPr>
                        <m:sty m:val="p"/>
                      </m:rPr>
                      <w:rPr>
                        <w:rFonts w:ascii="Cambria Math" w:eastAsia="PMingLiU" w:hAnsi="Cambria Math"/>
                        <w:lang w:eastAsia="zh-CN"/>
                      </w:rPr>
                      <m:t>i</m:t>
                    </m:r>
                  </m:e>
                </m:d>
                <m:r>
                  <m:rPr>
                    <m:sty m:val="p"/>
                  </m:rPr>
                  <w:rPr>
                    <w:rFonts w:ascii="Cambria Math" w:eastAsia="PMingLiU" w:hAnsi="Cambria Math"/>
                    <w:lang w:eastAsia="zh-CN"/>
                  </w:rPr>
                  <m:t>-CSD</m:t>
                </m:r>
                <m:d>
                  <m:dPr>
                    <m:ctrlPr>
                      <w:rPr>
                        <w:rFonts w:ascii="Cambria Math" w:eastAsia="PMingLiU" w:hAnsi="Cambria Math"/>
                        <w:lang w:eastAsia="zh-CN"/>
                      </w:rPr>
                    </m:ctrlPr>
                  </m:dPr>
                  <m:e>
                    <m:r>
                      <m:rPr>
                        <m:sty m:val="p"/>
                      </m:rPr>
                      <w:rPr>
                        <w:rFonts w:ascii="Cambria Math" w:eastAsia="PMingLiU" w:hAnsi="Cambria Math"/>
                        <w:lang w:eastAsia="zh-CN"/>
                      </w:rPr>
                      <m:t>i+1</m:t>
                    </m:r>
                  </m:e>
                </m:d>
                <m:r>
                  <m:rPr>
                    <m:sty m:val="p"/>
                  </m:rPr>
                  <w:rPr>
                    <w:rFonts w:ascii="Cambria Math" w:eastAsia="PMingLiU" w:hAnsi="Cambria Math"/>
                    <w:lang w:eastAsia="zh-CN"/>
                  </w:rPr>
                  <m:t>&gt;</m:t>
                </m:r>
                <m:r>
                  <w:rPr>
                    <w:rFonts w:ascii="Cambria Math" w:eastAsia="PMingLiU" w:hAnsi="Cambria Math"/>
                    <w:lang w:eastAsia="zh-CN"/>
                  </w:rPr>
                  <m:t>ε</m:t>
                </m:r>
              </m:oMath>
            </m:oMathPara>
          </w:p>
        </w:tc>
        <w:tc>
          <w:tcPr>
            <w:tcW w:w="1119" w:type="dxa"/>
          </w:tcPr>
          <w:p w:rsidR="00C06F40" w:rsidRDefault="00D62C01">
            <w:pPr>
              <w:pStyle w:val="BodyText"/>
            </w:pPr>
            <w:r w:rsidRPr="00E64C18">
              <w:rPr>
                <w:rFonts w:hint="eastAsia"/>
              </w:rPr>
              <w:t>(</w:t>
            </w:r>
            <w:del w:id="299" w:author="lxf" w:date="2010-12-06T21:29:00Z">
              <w:r w:rsidRPr="00E64C18" w:rsidDel="0072290E">
                <w:rPr>
                  <w:rFonts w:hint="eastAsia"/>
                </w:rPr>
                <w:delText>15b</w:delText>
              </w:r>
            </w:del>
            <w:ins w:id="300" w:author="lxf" w:date="2010-12-06T21:29:00Z">
              <w:r w:rsidR="0072290E" w:rsidRPr="00E64C18">
                <w:rPr>
                  <w:rFonts w:hint="eastAsia"/>
                </w:rPr>
                <w:t>1</w:t>
              </w:r>
              <w:r w:rsidR="0072290E">
                <w:rPr>
                  <w:rFonts w:hint="eastAsia"/>
                  <w:lang w:eastAsia="zh-CN"/>
                </w:rPr>
                <w:t>2</w:t>
              </w:r>
              <w:r w:rsidR="0072290E" w:rsidRPr="00E64C18">
                <w:rPr>
                  <w:rFonts w:hint="eastAsia"/>
                </w:rPr>
                <w:t>b</w:t>
              </w:r>
            </w:ins>
            <w:r w:rsidRPr="00E64C18">
              <w:rPr>
                <w:rFonts w:hint="eastAsia"/>
              </w:rPr>
              <w:t>)</w:t>
            </w:r>
          </w:p>
        </w:tc>
      </w:tr>
    </w:tbl>
    <w:p w:rsidR="00D62C01" w:rsidRPr="00E64C18" w:rsidRDefault="00D62C01" w:rsidP="00D62C01">
      <w:pPr>
        <w:pStyle w:val="BodyText"/>
      </w:pPr>
      <w:proofErr w:type="gramStart"/>
      <w:r w:rsidRPr="00E64C18">
        <w:rPr>
          <w:rFonts w:hint="eastAsia"/>
        </w:rPr>
        <w:t xml:space="preserve">where </w:t>
      </w:r>
      <m:oMath>
        <w:proofErr w:type="gramEnd"/>
        <m:r>
          <m:rPr>
            <m:sty m:val="p"/>
          </m:rPr>
          <w:rPr>
            <w:rFonts w:ascii="Cambria Math" w:eastAsia="PMingLiU" w:hAnsi="Cambria Math"/>
            <w:lang w:eastAsia="zh-CN"/>
          </w:rPr>
          <m:t>CSD</m:t>
        </m:r>
        <m:d>
          <m:dPr>
            <m:ctrlPr>
              <w:rPr>
                <w:rFonts w:ascii="Cambria Math" w:eastAsia="PMingLiU" w:hAnsi="Cambria Math"/>
                <w:lang w:eastAsia="zh-CN"/>
              </w:rPr>
            </m:ctrlPr>
          </m:dPr>
          <m:e>
            <m:r>
              <m:rPr>
                <m:sty m:val="p"/>
              </m:rPr>
              <w:rPr>
                <w:rFonts w:ascii="Cambria Math" w:eastAsia="PMingLiU" w:hAnsi="Cambria Math"/>
                <w:lang w:eastAsia="zh-CN"/>
              </w:rPr>
              <m:t>i-1</m:t>
            </m:r>
          </m:e>
        </m:d>
      </m:oMath>
      <w:r w:rsidRPr="00E64C18">
        <w:rPr>
          <w:rFonts w:hint="eastAsia"/>
        </w:rPr>
        <w:t xml:space="preserve">, </w:t>
      </w:r>
      <m:oMath>
        <m:r>
          <m:rPr>
            <m:sty m:val="p"/>
          </m:rPr>
          <w:rPr>
            <w:rFonts w:ascii="Cambria Math" w:eastAsia="PMingLiU" w:hAnsi="Cambria Math"/>
            <w:lang w:eastAsia="zh-CN"/>
          </w:rPr>
          <m:t>CSD</m:t>
        </m:r>
        <m:d>
          <m:dPr>
            <m:ctrlPr>
              <w:rPr>
                <w:rFonts w:ascii="Cambria Math" w:eastAsia="PMingLiU" w:hAnsi="Cambria Math"/>
                <w:lang w:eastAsia="zh-CN"/>
              </w:rPr>
            </m:ctrlPr>
          </m:dPr>
          <m:e>
            <m:r>
              <m:rPr>
                <m:sty m:val="p"/>
              </m:rPr>
              <w:rPr>
                <w:rFonts w:ascii="Cambria Math" w:eastAsia="PMingLiU" w:hAnsi="Cambria Math"/>
                <w:lang w:eastAsia="zh-CN"/>
              </w:rPr>
              <m:t>i</m:t>
            </m:r>
          </m:e>
        </m:d>
      </m:oMath>
      <w:r w:rsidRPr="00E64C18">
        <w:rPr>
          <w:rFonts w:hint="eastAsia"/>
        </w:rPr>
        <w:t xml:space="preserve"> and </w:t>
      </w:r>
      <m:oMath>
        <m:r>
          <m:rPr>
            <m:sty m:val="p"/>
          </m:rPr>
          <w:rPr>
            <w:rFonts w:ascii="Cambria Math" w:eastAsia="PMingLiU" w:hAnsi="Cambria Math"/>
            <w:lang w:eastAsia="zh-CN"/>
          </w:rPr>
          <m:t>CSD</m:t>
        </m:r>
        <m:d>
          <m:dPr>
            <m:ctrlPr>
              <w:rPr>
                <w:rFonts w:ascii="Cambria Math" w:eastAsia="PMingLiU" w:hAnsi="Cambria Math"/>
                <w:lang w:eastAsia="zh-CN"/>
              </w:rPr>
            </m:ctrlPr>
          </m:dPr>
          <m:e>
            <m:r>
              <m:rPr>
                <m:sty m:val="p"/>
              </m:rPr>
              <w:rPr>
                <w:rFonts w:ascii="Cambria Math" w:eastAsia="PMingLiU" w:hAnsi="Cambria Math"/>
                <w:lang w:eastAsia="zh-CN"/>
              </w:rPr>
              <m:t>i+1</m:t>
            </m:r>
          </m:e>
        </m:d>
      </m:oMath>
      <w:r w:rsidRPr="00E64C18">
        <w:rPr>
          <w:rFonts w:hint="eastAsia"/>
        </w:rPr>
        <w:t xml:space="preserve"> are the (i-1)</w:t>
      </w:r>
      <w:proofErr w:type="spellStart"/>
      <w:r w:rsidR="00B02D4A" w:rsidRPr="00B02D4A">
        <w:rPr>
          <w:vertAlign w:val="superscript"/>
        </w:rPr>
        <w:t>th</w:t>
      </w:r>
      <w:proofErr w:type="spellEnd"/>
      <w:r w:rsidRPr="00E64C18">
        <w:rPr>
          <w:rFonts w:hint="eastAsia"/>
        </w:rPr>
        <w:t xml:space="preserve">, </w:t>
      </w:r>
      <w:proofErr w:type="spellStart"/>
      <w:r w:rsidRPr="00E64C18">
        <w:rPr>
          <w:rFonts w:hint="eastAsia"/>
        </w:rPr>
        <w:t>i</w:t>
      </w:r>
      <w:r w:rsidR="00B02D4A" w:rsidRPr="00B02D4A">
        <w:rPr>
          <w:vertAlign w:val="superscript"/>
        </w:rPr>
        <w:t>th</w:t>
      </w:r>
      <w:proofErr w:type="spellEnd"/>
      <w:r w:rsidRPr="00E64C18">
        <w:rPr>
          <w:rFonts w:hint="eastAsia"/>
        </w:rPr>
        <w:t>, and (i+1)</w:t>
      </w:r>
      <w:proofErr w:type="spellStart"/>
      <w:r w:rsidR="00B02D4A" w:rsidRPr="00B02D4A">
        <w:rPr>
          <w:vertAlign w:val="superscript"/>
        </w:rPr>
        <w:t>th</w:t>
      </w:r>
      <w:proofErr w:type="spellEnd"/>
      <w:r w:rsidRPr="00E64C18">
        <w:rPr>
          <w:rFonts w:hint="eastAsia"/>
        </w:rPr>
        <w:t xml:space="preserve"> points of CSD, respectively.  </w:t>
      </w:r>
      <m:oMath>
        <w:ins w:id="301" w:author="lxf" w:date="2010-12-06T21:29:00Z">
          <m:r>
            <w:rPr>
              <w:rFonts w:ascii="Cambria Math" w:eastAsia="PMingLiU" w:hAnsi="Cambria Math"/>
              <w:lang w:eastAsia="zh-CN"/>
            </w:rPr>
            <m:t>ε</m:t>
          </m:r>
        </w:ins>
      </m:oMath>
      <w:r w:rsidR="00AB33E5" w:rsidDel="00AB33E5">
        <w:t xml:space="preserve"> </w:t>
      </w:r>
      <w:del w:id="302" w:author="lxf" w:date="2010-12-06T21:29:00Z">
        <w:r w:rsidR="009F78C8">
          <w:pict>
            <v:shape id="_x0000_i1042" type="#_x0000_t75" style="width:4.7pt;height:12.1pt" equationxml="&lt;">
              <v:imagedata r:id="rId40" o:title="" chromakey="white"/>
            </v:shape>
          </w:pict>
        </w:r>
        <w:r w:rsidRPr="00E64C18" w:rsidDel="00AB33E5">
          <w:rPr>
            <w:rFonts w:hint="eastAsia"/>
          </w:rPr>
          <w:delText xml:space="preserve"> </w:delText>
        </w:r>
      </w:del>
      <w:proofErr w:type="gramStart"/>
      <w:r w:rsidRPr="00E64C18">
        <w:rPr>
          <w:rFonts w:hint="eastAsia"/>
        </w:rPr>
        <w:t>is</w:t>
      </w:r>
      <w:proofErr w:type="gramEnd"/>
      <w:r w:rsidRPr="00E64C18">
        <w:rPr>
          <w:rFonts w:hint="eastAsia"/>
        </w:rPr>
        <w:t xml:space="preserve"> a positive threshold that can be adjusted according to the historical data. </w:t>
      </w:r>
      <w:r w:rsidRPr="00E64C18">
        <w:t xml:space="preserve">If less than </w:t>
      </w:r>
      <w:r w:rsidRPr="00E64C18">
        <w:rPr>
          <w:rFonts w:hint="eastAsia"/>
        </w:rPr>
        <w:t>8</w:t>
      </w:r>
      <w:r w:rsidRPr="00E64C18">
        <w:t xml:space="preserve"> peaks are found, zeros will be returned in place of the missing peaks</w:t>
      </w:r>
      <w:r w:rsidRPr="00E64C18">
        <w:rPr>
          <w:rFonts w:hint="eastAsia"/>
        </w:rPr>
        <w:t xml:space="preserve">. If more than 8 peaks are found, the largest 8 peaks are adopted. </w:t>
      </w:r>
      <w:ins w:id="303" w:author="lxf" w:date="2010-12-06T21:30:00Z">
        <w:r w:rsidR="004E3E3D">
          <w:rPr>
            <w:rFonts w:hint="eastAsia"/>
            <w:lang w:eastAsia="zh-CN"/>
          </w:rPr>
          <w:t xml:space="preserve">Eq. (12) also applies to PSD for CH. </w:t>
        </w:r>
      </w:ins>
      <w:ins w:id="304" w:author="lxf" w:date="2010-12-06T21:33:00Z">
        <w:r w:rsidR="00D329DF">
          <w:rPr>
            <w:rFonts w:hint="eastAsia"/>
            <w:lang w:eastAsia="zh-CN"/>
          </w:rPr>
          <w:t xml:space="preserve"> </w:t>
        </w:r>
      </w:ins>
      <w:r w:rsidRPr="00E64C18">
        <w:rPr>
          <w:rFonts w:hint="eastAsia"/>
        </w:rPr>
        <w:t xml:space="preserve">The CSDs and corresponding peaks from </w:t>
      </w:r>
      <w:del w:id="305" w:author="lxf" w:date="2010-12-06T21:34:00Z">
        <w:r w:rsidRPr="00E64C18" w:rsidDel="003C70B6">
          <w:rPr>
            <w:rFonts w:hint="eastAsia"/>
          </w:rPr>
          <w:delText>the selected eight</w:delText>
        </w:r>
      </w:del>
      <w:ins w:id="306" w:author="lxf" w:date="2010-12-06T21:34:00Z">
        <w:r w:rsidR="003C70B6">
          <w:rPr>
            <w:rFonts w:hint="eastAsia"/>
            <w:lang w:eastAsia="zh-CN"/>
          </w:rPr>
          <w:t>some of</w:t>
        </w:r>
      </w:ins>
      <w:r w:rsidRPr="00E64C18">
        <w:rPr>
          <w:rFonts w:hint="eastAsia"/>
        </w:rPr>
        <w:t xml:space="preserve"> sensor nodes </w:t>
      </w:r>
      <w:ins w:id="307" w:author="lxf" w:date="2010-12-06T21:34:00Z">
        <w:r w:rsidR="003C70B6">
          <w:rPr>
            <w:rFonts w:hint="eastAsia"/>
            <w:lang w:eastAsia="zh-CN"/>
          </w:rPr>
          <w:t xml:space="preserve">in cluster I of Fig. 16(a) </w:t>
        </w:r>
      </w:ins>
      <w:r w:rsidRPr="00E64C18">
        <w:rPr>
          <w:rFonts w:hint="eastAsia"/>
        </w:rPr>
        <w:t xml:space="preserve">are </w:t>
      </w:r>
      <w:r w:rsidRPr="00E64C18">
        <w:t>illustrated</w:t>
      </w:r>
      <w:r w:rsidRPr="00E64C18">
        <w:rPr>
          <w:rFonts w:hint="eastAsia"/>
        </w:rPr>
        <w:t xml:space="preserve"> in Fig. </w:t>
      </w:r>
      <w:r w:rsidR="008953E6" w:rsidRPr="00E64C18">
        <w:rPr>
          <w:rFonts w:hint="eastAsia"/>
        </w:rPr>
        <w:t>1</w:t>
      </w:r>
      <w:r w:rsidR="008953E6">
        <w:rPr>
          <w:rFonts w:hint="eastAsia"/>
          <w:lang w:eastAsia="zh-CN"/>
        </w:rPr>
        <w:t>7</w:t>
      </w:r>
      <w:r w:rsidRPr="00E64C18">
        <w:rPr>
          <w:rFonts w:hint="eastAsia"/>
        </w:rPr>
        <w:t xml:space="preserve">. </w:t>
      </w:r>
    </w:p>
    <w:p w:rsidR="00D62C01" w:rsidRPr="00C45900" w:rsidRDefault="00D62C01" w:rsidP="00D62C01">
      <w:pPr>
        <w:pStyle w:val="figurecaption"/>
        <w:tabs>
          <w:tab w:val="clear" w:pos="720"/>
        </w:tabs>
      </w:pPr>
      <w:r w:rsidRPr="00587F23">
        <w:lastRenderedPageBreak/>
        <w:t xml:space="preserve"> </w:t>
      </w:r>
      <w:ins w:id="308" w:author="lxf" w:date="2010-12-06T21:36:00Z">
        <w:r w:rsidR="009F78C8">
          <w:rPr>
            <w:lang w:eastAsia="zh-CN"/>
            <w:rPrChange w:id="309">
              <w:rPr>
                <w:spacing w:val="-1"/>
                <w:sz w:val="20"/>
                <w:szCs w:val="20"/>
                <w:lang w:eastAsia="zh-CN"/>
              </w:rPr>
            </w:rPrChange>
          </w:rPr>
          <w:drawing>
            <wp:inline distT="0" distB="0" distL="0" distR="0">
              <wp:extent cx="3086100" cy="1858278"/>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cstate="print"/>
                      <a:srcRect/>
                      <a:stretch>
                        <a:fillRect/>
                      </a:stretch>
                    </pic:blipFill>
                    <pic:spPr bwMode="auto">
                      <a:xfrm>
                        <a:off x="0" y="0"/>
                        <a:ext cx="3086100" cy="1858278"/>
                      </a:xfrm>
                      <a:prstGeom prst="rect">
                        <a:avLst/>
                      </a:prstGeom>
                      <a:noFill/>
                      <a:ln w="9525">
                        <a:noFill/>
                        <a:miter lim="800000"/>
                        <a:headEnd/>
                        <a:tailEnd/>
                      </a:ln>
                    </pic:spPr>
                  </pic:pic>
                </a:graphicData>
              </a:graphic>
            </wp:inline>
          </w:drawing>
        </w:r>
      </w:ins>
      <w:del w:id="310" w:author="lxf" w:date="2010-12-06T21:36:00Z">
        <w:r w:rsidR="009F78C8">
          <w:rPr>
            <w:lang w:eastAsia="zh-CN"/>
            <w:rPrChange w:id="311">
              <w:rPr>
                <w:spacing w:val="-1"/>
                <w:sz w:val="20"/>
                <w:szCs w:val="20"/>
                <w:lang w:eastAsia="zh-CN"/>
              </w:rPr>
            </w:rPrChange>
          </w:rPr>
          <w:drawing>
            <wp:inline distT="0" distB="0" distL="0" distR="0">
              <wp:extent cx="2717800" cy="1636168"/>
              <wp:effectExtent l="0" t="0" r="0" b="0"/>
              <wp:docPr id="46"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3"/>
                      <pic:cNvPicPr>
                        <a:picLocks noChangeAspect="1" noChangeArrowheads="1"/>
                      </pic:cNvPicPr>
                    </pic:nvPicPr>
                    <pic:blipFill>
                      <a:blip r:embed="rId42" cstate="print"/>
                      <a:srcRect/>
                      <a:stretch>
                        <a:fillRect/>
                      </a:stretch>
                    </pic:blipFill>
                    <pic:spPr bwMode="auto">
                      <a:xfrm>
                        <a:off x="0" y="0"/>
                        <a:ext cx="2718944" cy="1636857"/>
                      </a:xfrm>
                      <a:prstGeom prst="rect">
                        <a:avLst/>
                      </a:prstGeom>
                      <a:noFill/>
                      <a:ln w="9525">
                        <a:noFill/>
                        <a:miter lim="800000"/>
                        <a:headEnd/>
                        <a:tailEnd/>
                      </a:ln>
                    </pic:spPr>
                  </pic:pic>
                </a:graphicData>
              </a:graphic>
            </wp:inline>
          </w:drawing>
        </w:r>
      </w:del>
    </w:p>
    <w:p w:rsidR="00D62C01" w:rsidRPr="00C45900" w:rsidRDefault="00D62C01" w:rsidP="00D62C01">
      <w:pPr>
        <w:pStyle w:val="figurecaption"/>
        <w:tabs>
          <w:tab w:val="clear" w:pos="720"/>
        </w:tabs>
      </w:pPr>
      <w:r w:rsidRPr="00C45900">
        <w:t xml:space="preserve">Figure </w:t>
      </w:r>
      <w:fldSimple w:instr=" SEQ Figure \* ARABIC ">
        <w:ins w:id="312" w:author="lxf" w:date="2010-12-07T10:54:00Z">
          <w:r w:rsidR="00CB2CC9">
            <w:t>15</w:t>
          </w:r>
        </w:ins>
        <w:del w:id="313" w:author="lxf" w:date="2010-12-07T10:54:00Z">
          <w:r w:rsidR="00777A06" w:rsidDel="00CB2CC9">
            <w:delText>17</w:delText>
          </w:r>
        </w:del>
      </w:fldSimple>
      <w:r w:rsidRPr="00C45900">
        <w:rPr>
          <w:rFonts w:hint="eastAsia"/>
        </w:rPr>
        <w:t xml:space="preserve"> CSD and peaks from 8 sensors</w:t>
      </w:r>
    </w:p>
    <w:p w:rsidR="00D62C01" w:rsidRPr="00E64C18" w:rsidRDefault="00D62C01" w:rsidP="00D62C01">
      <w:pPr>
        <w:pStyle w:val="BodyText"/>
        <w:rPr>
          <w:lang w:eastAsia="zh-CN"/>
        </w:rPr>
      </w:pPr>
      <w:r w:rsidRPr="00E64C18">
        <w:rPr>
          <w:rFonts w:hint="eastAsia"/>
        </w:rPr>
        <w:t xml:space="preserve">The peaks in each CSD correspond to the natural frequencies extracted by the </w:t>
      </w:r>
      <w:r w:rsidRPr="00E64C18">
        <w:t>corresponding</w:t>
      </w:r>
      <w:r w:rsidRPr="00E64C18">
        <w:rPr>
          <w:rFonts w:hint="eastAsia"/>
        </w:rPr>
        <w:t xml:space="preserve"> sensor. The extracted natural frequencies from all </w:t>
      </w:r>
      <w:del w:id="314" w:author="lxf" w:date="2010-12-06T21:36:00Z">
        <w:r w:rsidRPr="00E64C18" w:rsidDel="001D6DE3">
          <w:rPr>
            <w:rFonts w:hint="eastAsia"/>
          </w:rPr>
          <w:delText xml:space="preserve">58 </w:delText>
        </w:r>
      </w:del>
      <w:ins w:id="315" w:author="lxf" w:date="2010-12-06T21:36:00Z">
        <w:r w:rsidR="001D6DE3">
          <w:rPr>
            <w:rFonts w:hint="eastAsia"/>
            <w:lang w:eastAsia="zh-CN"/>
          </w:rPr>
          <w:t>16</w:t>
        </w:r>
        <w:r w:rsidR="001D6DE3" w:rsidRPr="00E64C18">
          <w:rPr>
            <w:rFonts w:hint="eastAsia"/>
          </w:rPr>
          <w:t xml:space="preserve"> </w:t>
        </w:r>
      </w:ins>
      <w:r w:rsidRPr="00E64C18">
        <w:rPr>
          <w:rFonts w:hint="eastAsia"/>
        </w:rPr>
        <w:t xml:space="preserve">sensors are </w:t>
      </w:r>
      <w:r w:rsidRPr="00E64C18">
        <w:t>illustrated</w:t>
      </w:r>
      <w:r w:rsidRPr="00E64C18">
        <w:rPr>
          <w:rFonts w:hint="eastAsia"/>
        </w:rPr>
        <w:t xml:space="preserve"> in Fig. </w:t>
      </w:r>
      <w:r w:rsidR="008953E6" w:rsidRPr="00E64C18">
        <w:rPr>
          <w:rFonts w:hint="eastAsia"/>
        </w:rPr>
        <w:t>1</w:t>
      </w:r>
      <w:r w:rsidR="008953E6">
        <w:rPr>
          <w:rFonts w:hint="eastAsia"/>
          <w:lang w:eastAsia="zh-CN"/>
        </w:rPr>
        <w:t>8</w:t>
      </w:r>
      <w:r w:rsidRPr="00E64C18">
        <w:rPr>
          <w:rFonts w:hint="eastAsia"/>
        </w:rPr>
        <w:t xml:space="preserve">.  </w:t>
      </w:r>
      <w:del w:id="316" w:author="lxf" w:date="2010-12-06T21:36:00Z">
        <w:r w:rsidRPr="00E64C18" w:rsidDel="001D6DE3">
          <w:rPr>
            <w:rFonts w:hint="eastAsia"/>
          </w:rPr>
          <w:delText xml:space="preserve">These natural </w:delText>
        </w:r>
        <w:r w:rsidRPr="00E64C18" w:rsidDel="001D6DE3">
          <w:delText>frequencies</w:delText>
        </w:r>
        <w:r w:rsidRPr="00E64C18" w:rsidDel="001D6DE3">
          <w:rPr>
            <w:rFonts w:hint="eastAsia"/>
          </w:rPr>
          <w:delText xml:space="preserve"> are going to be used for faulty sensor detection. </w:delText>
        </w:r>
      </w:del>
    </w:p>
    <w:p w:rsidR="00D62C01" w:rsidRPr="00C45900" w:rsidRDefault="009F78C8" w:rsidP="00D62C01">
      <w:pPr>
        <w:pStyle w:val="figurecaption"/>
        <w:tabs>
          <w:tab w:val="clear" w:pos="720"/>
        </w:tabs>
      </w:pPr>
      <w:ins w:id="317" w:author="lxf" w:date="2010-12-06T21:43:00Z">
        <w:r>
          <w:rPr>
            <w:lang w:eastAsia="zh-CN"/>
            <w:rPrChange w:id="318">
              <w:rPr>
                <w:spacing w:val="-1"/>
                <w:sz w:val="20"/>
                <w:szCs w:val="20"/>
                <w:lang w:eastAsia="zh-CN"/>
              </w:rPr>
            </w:rPrChange>
          </w:rPr>
          <w:drawing>
            <wp:inline distT="0" distB="0" distL="0" distR="0">
              <wp:extent cx="3086100" cy="1306654"/>
              <wp:effectExtent l="1905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cstate="print"/>
                      <a:srcRect/>
                      <a:stretch>
                        <a:fillRect/>
                      </a:stretch>
                    </pic:blipFill>
                    <pic:spPr bwMode="auto">
                      <a:xfrm>
                        <a:off x="0" y="0"/>
                        <a:ext cx="3086100" cy="1306654"/>
                      </a:xfrm>
                      <a:prstGeom prst="rect">
                        <a:avLst/>
                      </a:prstGeom>
                      <a:noFill/>
                      <a:ln w="9525">
                        <a:noFill/>
                        <a:miter lim="800000"/>
                        <a:headEnd/>
                        <a:tailEnd/>
                      </a:ln>
                    </pic:spPr>
                  </pic:pic>
                </a:graphicData>
              </a:graphic>
            </wp:inline>
          </w:drawing>
        </w:r>
      </w:ins>
      <w:del w:id="319" w:author="lxf" w:date="2010-12-06T21:37:00Z">
        <w:r>
          <w:rPr>
            <w:lang w:eastAsia="zh-CN"/>
            <w:rPrChange w:id="320">
              <w:rPr>
                <w:spacing w:val="-1"/>
                <w:sz w:val="20"/>
                <w:szCs w:val="20"/>
                <w:lang w:eastAsia="zh-CN"/>
              </w:rPr>
            </w:rPrChange>
          </w:rPr>
          <w:drawing>
            <wp:inline distT="0" distB="0" distL="0" distR="0">
              <wp:extent cx="2391410" cy="2057400"/>
              <wp:effectExtent l="0" t="0" r="0" b="0"/>
              <wp:docPr id="47"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4"/>
                      <pic:cNvPicPr>
                        <a:picLocks noChangeAspect="1" noChangeArrowheads="1"/>
                      </pic:cNvPicPr>
                    </pic:nvPicPr>
                    <pic:blipFill>
                      <a:blip r:embed="rId44" cstate="print"/>
                      <a:srcRect/>
                      <a:stretch>
                        <a:fillRect/>
                      </a:stretch>
                    </pic:blipFill>
                    <pic:spPr bwMode="auto">
                      <a:xfrm>
                        <a:off x="0" y="0"/>
                        <a:ext cx="2391410" cy="2057400"/>
                      </a:xfrm>
                      <a:prstGeom prst="rect">
                        <a:avLst/>
                      </a:prstGeom>
                      <a:noFill/>
                      <a:ln w="9525">
                        <a:noFill/>
                        <a:miter lim="800000"/>
                        <a:headEnd/>
                        <a:tailEnd/>
                      </a:ln>
                    </pic:spPr>
                  </pic:pic>
                </a:graphicData>
              </a:graphic>
            </wp:inline>
          </w:drawing>
        </w:r>
      </w:del>
    </w:p>
    <w:p w:rsidR="00D62C01" w:rsidRPr="00C45900" w:rsidRDefault="00D62C01" w:rsidP="00D62C01">
      <w:pPr>
        <w:pStyle w:val="figurecaption"/>
        <w:tabs>
          <w:tab w:val="clear" w:pos="720"/>
        </w:tabs>
      </w:pPr>
      <w:r w:rsidRPr="00C45900">
        <w:lastRenderedPageBreak/>
        <w:t xml:space="preserve">Figure </w:t>
      </w:r>
      <w:fldSimple w:instr=" SEQ Figure \* ARABIC ">
        <w:ins w:id="321" w:author="lxf" w:date="2010-12-07T10:54:00Z">
          <w:r w:rsidR="00CB2CC9">
            <w:t>16</w:t>
          </w:r>
        </w:ins>
        <w:del w:id="322" w:author="lxf" w:date="2010-12-07T10:54:00Z">
          <w:r w:rsidR="00777A06" w:rsidDel="00CB2CC9">
            <w:delText>18</w:delText>
          </w:r>
        </w:del>
      </w:fldSimple>
      <w:r w:rsidRPr="00C45900">
        <w:rPr>
          <w:rFonts w:hint="eastAsia"/>
        </w:rPr>
        <w:t xml:space="preserve"> The extracted natural frequencies from 58 sensor nodes</w:t>
      </w:r>
    </w:p>
    <w:p w:rsidR="00777A06" w:rsidRDefault="00D62C01">
      <w:pPr>
        <w:pStyle w:val="BodyText"/>
        <w:ind w:firstLineChars="195" w:firstLine="386"/>
      </w:pPr>
      <w:r w:rsidRPr="00E64C18">
        <w:rPr>
          <w:rFonts w:hint="eastAsia"/>
        </w:rPr>
        <w:t xml:space="preserve">It is clearly seen from Fig. </w:t>
      </w:r>
      <w:r w:rsidR="008953E6" w:rsidRPr="00E64C18">
        <w:rPr>
          <w:rFonts w:hint="eastAsia"/>
        </w:rPr>
        <w:t>1</w:t>
      </w:r>
      <w:r w:rsidR="008953E6">
        <w:rPr>
          <w:rFonts w:hint="eastAsia"/>
          <w:lang w:eastAsia="zh-CN"/>
        </w:rPr>
        <w:t>8</w:t>
      </w:r>
      <w:r w:rsidR="008953E6" w:rsidRPr="00E64C18">
        <w:rPr>
          <w:rFonts w:hint="eastAsia"/>
        </w:rPr>
        <w:t xml:space="preserve"> </w:t>
      </w:r>
      <w:r w:rsidRPr="00E64C18">
        <w:rPr>
          <w:rFonts w:hint="eastAsia"/>
        </w:rPr>
        <w:t xml:space="preserve">that although we assume no faulty sensor nodes, frequencies from different sensor nodes do not match with each other according to the order in the frequency set. </w:t>
      </w:r>
      <w:r w:rsidR="00795CC1">
        <w:rPr>
          <w:rFonts w:hint="eastAsia"/>
          <w:lang w:eastAsia="zh-CN"/>
        </w:rPr>
        <w:t>T</w:t>
      </w:r>
      <w:r w:rsidRPr="00E64C18">
        <w:rPr>
          <w:rFonts w:hint="eastAsia"/>
        </w:rPr>
        <w:t xml:space="preserve">he frequency matching </w:t>
      </w:r>
      <w:r w:rsidR="00795CC1">
        <w:rPr>
          <w:rFonts w:hint="eastAsia"/>
          <w:lang w:eastAsia="zh-CN"/>
        </w:rPr>
        <w:t>is therefore necessary.  W</w:t>
      </w:r>
      <w:r w:rsidRPr="00E64C18">
        <w:rPr>
          <w:rFonts w:hint="eastAsia"/>
        </w:rPr>
        <w:t xml:space="preserve">e first calculate the </w:t>
      </w:r>
      <w:r w:rsidRPr="00E64C18">
        <w:t>comparability</w:t>
      </w:r>
      <w:r w:rsidRPr="00E64C18">
        <w:rPr>
          <w:rFonts w:hint="eastAsia"/>
        </w:rPr>
        <w:t xml:space="preserve"> </w:t>
      </w:r>
      <m:oMath>
        <m:sSub>
          <m:sSubPr>
            <m:ctrlPr>
              <w:rPr>
                <w:rFonts w:ascii="Cambria Math" w:eastAsia="PMingLiU" w:hAnsi="Cambria Math"/>
                <w:lang w:eastAsia="zh-CN"/>
              </w:rPr>
            </m:ctrlPr>
          </m:sSubPr>
          <m:e>
            <m:r>
              <m:rPr>
                <m:scr m:val="script"/>
                <m:sty m:val="p"/>
              </m:rPr>
              <w:rPr>
                <w:rFonts w:ascii="Cambria Math" w:eastAsia="PMingLiU" w:hAnsi="Cambria Math"/>
                <w:lang w:eastAsia="zh-CN"/>
              </w:rPr>
              <m:t>F</m:t>
            </m:r>
          </m:e>
          <m:sub>
            <m:r>
              <m:rPr>
                <m:sty m:val="p"/>
              </m:rPr>
              <w:rPr>
                <w:rFonts w:ascii="Cambria Math" w:eastAsia="PMingLiU" w:hAnsi="Cambria Math"/>
                <w:lang w:eastAsia="zh-CN"/>
              </w:rPr>
              <m:t>clist</m:t>
            </m:r>
          </m:sub>
        </m:sSub>
      </m:oMath>
      <w:r w:rsidRPr="00E64C18">
        <w:rPr>
          <w:rFonts w:hint="eastAsia"/>
        </w:rPr>
        <w:t xml:space="preserve"> and the </w:t>
      </w:r>
      <w:r w:rsidRPr="00E64C18">
        <w:t>supplementary</w:t>
      </w:r>
      <w:r w:rsidRPr="00E64C18">
        <w:rPr>
          <w:rFonts w:hint="eastAsia"/>
        </w:rPr>
        <w:t xml:space="preserve"> </w:t>
      </w:r>
      <w:proofErr w:type="gramStart"/>
      <w:r w:rsidRPr="00E64C18">
        <w:rPr>
          <w:rFonts w:hint="eastAsia"/>
        </w:rPr>
        <w:t xml:space="preserve">matrix </w:t>
      </w:r>
      <m:oMath>
        <w:proofErr w:type="gramEnd"/>
        <m:r>
          <m:rPr>
            <m:scr m:val="script"/>
            <m:sty m:val="p"/>
          </m:rPr>
          <w:rPr>
            <w:rFonts w:ascii="Cambria Math" w:eastAsia="PMingLiU" w:hAnsi="Cambria Math"/>
            <w:lang w:eastAsia="zh-CN"/>
          </w:rPr>
          <m:t>N</m:t>
        </m:r>
      </m:oMath>
      <w:r w:rsidRPr="00E64C18">
        <w:rPr>
          <w:rFonts w:hint="eastAsia"/>
        </w:rPr>
        <w:t xml:space="preserve">. Fig. 20 </w:t>
      </w:r>
      <w:proofErr w:type="gramStart"/>
      <w:r w:rsidRPr="00E64C18">
        <w:rPr>
          <w:rFonts w:hint="eastAsia"/>
        </w:rPr>
        <w:t xml:space="preserve">shows </w:t>
      </w:r>
      <m:oMath>
        <w:proofErr w:type="gramEnd"/>
        <m:sSub>
          <m:sSubPr>
            <m:ctrlPr>
              <w:rPr>
                <w:rFonts w:ascii="Cambria Math" w:eastAsia="PMingLiU" w:hAnsi="Cambria Math"/>
                <w:lang w:eastAsia="zh-CN"/>
              </w:rPr>
            </m:ctrlPr>
          </m:sSubPr>
          <m:e>
            <m:r>
              <m:rPr>
                <m:scr m:val="script"/>
                <m:sty m:val="p"/>
              </m:rPr>
              <w:rPr>
                <w:rFonts w:ascii="Cambria Math" w:eastAsia="PMingLiU" w:hAnsi="Cambria Math"/>
                <w:lang w:eastAsia="zh-CN"/>
              </w:rPr>
              <m:t>N</m:t>
            </m:r>
          </m:e>
          <m:sub>
            <m:r>
              <m:rPr>
                <m:sty m:val="p"/>
              </m:rPr>
              <w:rPr>
                <w:rFonts w:ascii="Cambria Math" w:eastAsia="PMingLiU" w:hAnsi="Cambria Math"/>
                <w:lang w:eastAsia="zh-CN"/>
              </w:rPr>
              <m:t>s</m:t>
            </m:r>
          </m:sub>
        </m:sSub>
      </m:oMath>
      <w:r w:rsidR="002515F5">
        <w:rPr>
          <w:rFonts w:hint="eastAsia"/>
          <w:lang w:eastAsia="zh-CN"/>
        </w:rPr>
        <w:t xml:space="preserve">, </w:t>
      </w:r>
      <w:r w:rsidRPr="00E64C18">
        <w:rPr>
          <w:rFonts w:hint="eastAsia"/>
        </w:rPr>
        <w:t>the comparability for each sensor. From Fig. 20, we can see that sensors #1</w:t>
      </w:r>
      <w:proofErr w:type="gramStart"/>
      <w:r w:rsidRPr="00E64C18">
        <w:rPr>
          <w:rFonts w:hint="eastAsia"/>
        </w:rPr>
        <w:t>,#</w:t>
      </w:r>
      <w:proofErr w:type="gramEnd"/>
      <w:r w:rsidRPr="00E64C18">
        <w:rPr>
          <w:rFonts w:hint="eastAsia"/>
        </w:rPr>
        <w:t xml:space="preserve">6,#29,#49 have much smaller value than others. These sensors are negative sensor nodes and are deleted.  After the  </w:t>
      </w:r>
      <m:oMath>
        <m:sSub>
          <m:sSubPr>
            <m:ctrlPr>
              <w:rPr>
                <w:rFonts w:ascii="Cambria Math" w:eastAsia="PMingLiU" w:hAnsi="Cambria Math"/>
                <w:lang w:eastAsia="zh-CN"/>
              </w:rPr>
            </m:ctrlPr>
          </m:sSubPr>
          <m:e>
            <m:r>
              <m:rPr>
                <m:scr m:val="script"/>
                <m:sty m:val="p"/>
              </m:rPr>
              <w:rPr>
                <w:rFonts w:ascii="Cambria Math" w:eastAsia="PMingLiU" w:hAnsi="Cambria Math"/>
                <w:lang w:eastAsia="zh-CN"/>
              </w:rPr>
              <m:t>F</m:t>
            </m:r>
          </m:e>
          <m:sub>
            <m:r>
              <m:rPr>
                <m:sty m:val="p"/>
              </m:rPr>
              <w:rPr>
                <w:rFonts w:ascii="Cambria Math" w:eastAsia="PMingLiU" w:hAnsi="Cambria Math"/>
                <w:lang w:eastAsia="zh-CN"/>
              </w:rPr>
              <m:t>clist</m:t>
            </m:r>
          </m:sub>
        </m:sSub>
      </m:oMath>
      <w:r w:rsidRPr="00E64C18">
        <w:rPr>
          <w:rFonts w:hint="eastAsia"/>
        </w:rPr>
        <w:t xml:space="preserve"> and  </w:t>
      </w:r>
      <m:oMath>
        <m:r>
          <m:rPr>
            <m:scr m:val="script"/>
            <m:sty m:val="p"/>
          </m:rPr>
          <w:rPr>
            <w:rFonts w:ascii="Cambria Math" w:eastAsia="PMingLiU" w:hAnsi="Cambria Math"/>
            <w:lang w:eastAsia="zh-CN"/>
          </w:rPr>
          <m:t>N</m:t>
        </m:r>
      </m:oMath>
      <w:r w:rsidRPr="00E64C18">
        <w:rPr>
          <w:rFonts w:hint="eastAsia"/>
        </w:rPr>
        <w:t xml:space="preserve"> is updated accordingly, a total of four UCF sets have been found and are </w:t>
      </w:r>
      <w:r w:rsidRPr="00E64C18">
        <w:t>illustrated</w:t>
      </w:r>
      <w:r w:rsidRPr="00E64C18">
        <w:rPr>
          <w:rFonts w:hint="eastAsia"/>
        </w:rPr>
        <w:t xml:space="preserve"> in Fig. 21, where the </w:t>
      </w:r>
      <w:r w:rsidRPr="00E64C18">
        <w:t>frequencies</w:t>
      </w:r>
      <w:r w:rsidRPr="00E64C18">
        <w:rPr>
          <w:rFonts w:hint="eastAsia"/>
        </w:rPr>
        <w:t xml:space="preserve"> in the each UCF are connected using a dashed line.  </w:t>
      </w:r>
    </w:p>
    <w:p w:rsidR="00D62C01" w:rsidRPr="00C45900" w:rsidRDefault="00D62C01" w:rsidP="00D62C01">
      <w:pPr>
        <w:pStyle w:val="figurecaption"/>
        <w:tabs>
          <w:tab w:val="clear" w:pos="720"/>
        </w:tabs>
      </w:pPr>
      <w:r w:rsidRPr="00C45900">
        <w:rPr>
          <w:lang w:eastAsia="zh-CN"/>
        </w:rPr>
        <w:drawing>
          <wp:inline distT="0" distB="0" distL="0" distR="0">
            <wp:extent cx="2661285" cy="1558925"/>
            <wp:effectExtent l="0" t="0" r="0" b="0"/>
            <wp:docPr id="4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8"/>
                    <pic:cNvPicPr>
                      <a:picLocks noChangeAspect="1" noChangeArrowheads="1"/>
                    </pic:cNvPicPr>
                  </pic:nvPicPr>
                  <pic:blipFill>
                    <a:blip r:embed="rId45" cstate="print"/>
                    <a:srcRect/>
                    <a:stretch>
                      <a:fillRect/>
                    </a:stretch>
                  </pic:blipFill>
                  <pic:spPr bwMode="auto">
                    <a:xfrm>
                      <a:off x="0" y="0"/>
                      <a:ext cx="2661285" cy="1558925"/>
                    </a:xfrm>
                    <a:prstGeom prst="rect">
                      <a:avLst/>
                    </a:prstGeom>
                    <a:noFill/>
                    <a:ln w="9525">
                      <a:noFill/>
                      <a:miter lim="800000"/>
                      <a:headEnd/>
                      <a:tailEnd/>
                    </a:ln>
                  </pic:spPr>
                </pic:pic>
              </a:graphicData>
            </a:graphic>
          </wp:inline>
        </w:drawing>
      </w:r>
    </w:p>
    <w:p w:rsidR="00D62C01" w:rsidRPr="00C45900" w:rsidRDefault="00D62C01" w:rsidP="00D62C01">
      <w:pPr>
        <w:pStyle w:val="figurecaption"/>
        <w:tabs>
          <w:tab w:val="clear" w:pos="720"/>
        </w:tabs>
      </w:pPr>
      <w:r w:rsidRPr="00C45900">
        <w:t xml:space="preserve">Figure </w:t>
      </w:r>
      <w:fldSimple w:instr=" SEQ Figure \* ARABIC ">
        <w:ins w:id="323" w:author="lxf" w:date="2010-12-07T10:54:00Z">
          <w:r w:rsidR="00CB2CC9">
            <w:t>17</w:t>
          </w:r>
        </w:ins>
        <w:del w:id="324" w:author="lxf" w:date="2010-12-07T10:54:00Z">
          <w:r w:rsidR="00777A06" w:rsidDel="00CB2CC9">
            <w:delText>19</w:delText>
          </w:r>
        </w:del>
      </w:fldSimple>
      <w:r w:rsidRPr="00C45900">
        <w:rPr>
          <w:rFonts w:hint="eastAsia"/>
        </w:rPr>
        <w:t xml:space="preserve"> The comparability for each sensor node</w:t>
      </w:r>
    </w:p>
    <w:p w:rsidR="00D62C01" w:rsidRPr="00E64C18" w:rsidRDefault="00D62C01" w:rsidP="00D62C01">
      <w:pPr>
        <w:pStyle w:val="BodyText"/>
      </w:pPr>
      <w:r w:rsidRPr="00E64C18">
        <w:rPr>
          <w:rFonts w:hint="eastAsia"/>
        </w:rPr>
        <w:t xml:space="preserve">After generating the faulty sensor data, we come to the stage of online </w:t>
      </w:r>
      <w:r w:rsidRPr="00E64C18">
        <w:t>monitoring</w:t>
      </w:r>
      <w:r w:rsidRPr="00E64C18">
        <w:rPr>
          <w:rFonts w:hint="eastAsia"/>
        </w:rPr>
        <w:t xml:space="preserve">. The frequency matching is implemented again using the contaminated data. Fig. 22 shows the comparability for these 54 sensors using the </w:t>
      </w:r>
      <w:proofErr w:type="gramStart"/>
      <w:r w:rsidRPr="00E64C18">
        <w:rPr>
          <w:rFonts w:hint="eastAsia"/>
        </w:rPr>
        <w:t xml:space="preserve">calculated </w:t>
      </w:r>
      <m:oMath>
        <w:proofErr w:type="gramEnd"/>
        <m:sSub>
          <m:sSubPr>
            <m:ctrlPr>
              <w:rPr>
                <w:rFonts w:ascii="Cambria Math" w:eastAsia="PMingLiU" w:hAnsi="Cambria Math"/>
                <w:lang w:eastAsia="zh-CN"/>
              </w:rPr>
            </m:ctrlPr>
          </m:sSubPr>
          <m:e>
            <m:r>
              <m:rPr>
                <m:scr m:val="script"/>
                <m:sty m:val="p"/>
              </m:rPr>
              <w:rPr>
                <w:rFonts w:ascii="Cambria Math" w:eastAsia="PMingLiU" w:hAnsi="Cambria Math"/>
                <w:lang w:eastAsia="zh-CN"/>
              </w:rPr>
              <m:t>N</m:t>
            </m:r>
          </m:e>
          <m:sub>
            <m:r>
              <m:rPr>
                <m:sty m:val="p"/>
              </m:rPr>
              <w:rPr>
                <w:rFonts w:ascii="Cambria Math" w:eastAsia="PMingLiU" w:hAnsi="Cambria Math"/>
                <w:lang w:eastAsia="zh-CN"/>
              </w:rPr>
              <m:t>s</m:t>
            </m:r>
          </m:sub>
        </m:sSub>
      </m:oMath>
      <w:r w:rsidRPr="00E64C18">
        <w:rPr>
          <w:rFonts w:hint="eastAsia"/>
        </w:rPr>
        <w:t xml:space="preserve">.  Note that in this figure, the values corresponding to the four negative nodes have been set to zeros. From Fig. 22, we can see that sensors #10, #40, #50 have much smaller values than others. These sensors are negative sensor nodes and are deleted.  It is interesting to find that even without </w:t>
      </w:r>
      <w:proofErr w:type="spellStart"/>
      <w:r w:rsidRPr="00E64C18">
        <w:rPr>
          <w:rFonts w:hint="eastAsia"/>
        </w:rPr>
        <w:t>Hotelling</w:t>
      </w:r>
      <w:proofErr w:type="spellEnd"/>
      <w:r w:rsidRPr="00E64C18">
        <w:rPr>
          <w:rFonts w:hint="eastAsia"/>
        </w:rPr>
        <w:t xml:space="preserve"> control chart, three faulty sensor nodes, including all the sensor nodes with server fault, are detected using the frequency matching technique only. </w:t>
      </w:r>
      <w:r w:rsidRPr="00E64C18">
        <w:t>This again demonstrates</w:t>
      </w:r>
      <w:r w:rsidRPr="00E64C18">
        <w:rPr>
          <w:rFonts w:hint="eastAsia"/>
        </w:rPr>
        <w:t xml:space="preserve"> our conclusion that this matching technique can be used as the first stage to detect sensor fault. After </w:t>
      </w:r>
      <w:proofErr w:type="gramStart"/>
      <w:r w:rsidRPr="00E64C18">
        <w:rPr>
          <w:rFonts w:hint="eastAsia"/>
        </w:rPr>
        <w:t xml:space="preserve">the  </w:t>
      </w:r>
      <m:oMath>
        <m:sSub>
          <m:sSubPr>
            <m:ctrlPr>
              <w:rPr>
                <w:rFonts w:ascii="Cambria Math" w:eastAsia="PMingLiU" w:hAnsi="Cambria Math"/>
                <w:lang w:eastAsia="zh-CN"/>
              </w:rPr>
            </m:ctrlPr>
          </m:sSubPr>
          <m:e>
            <m:r>
              <m:rPr>
                <m:scr m:val="script"/>
                <m:sty m:val="p"/>
              </m:rPr>
              <w:rPr>
                <w:rFonts w:ascii="Cambria Math" w:eastAsia="PMingLiU" w:hAnsi="Cambria Math"/>
                <w:lang w:eastAsia="zh-CN"/>
              </w:rPr>
              <m:t>F</m:t>
            </m:r>
          </m:e>
          <m:sub>
            <m:r>
              <m:rPr>
                <m:sty m:val="p"/>
              </m:rPr>
              <w:rPr>
                <w:rFonts w:ascii="Cambria Math" w:eastAsia="PMingLiU" w:hAnsi="Cambria Math"/>
                <w:lang w:eastAsia="zh-CN"/>
              </w:rPr>
              <m:t>clist</m:t>
            </m:r>
          </m:sub>
        </m:sSub>
      </m:oMath>
      <w:r w:rsidRPr="00E64C18">
        <w:rPr>
          <w:rFonts w:hint="eastAsia"/>
        </w:rPr>
        <w:t xml:space="preserve"> and</w:t>
      </w:r>
      <w:proofErr w:type="gramEnd"/>
      <w:r w:rsidRPr="00E64C18">
        <w:rPr>
          <w:rFonts w:hint="eastAsia"/>
        </w:rPr>
        <w:t xml:space="preserve"> </w:t>
      </w:r>
      <m:oMath>
        <m:r>
          <m:rPr>
            <m:scr m:val="script"/>
            <m:sty m:val="p"/>
          </m:rPr>
          <w:rPr>
            <w:rFonts w:ascii="Cambria Math" w:eastAsia="PMingLiU" w:hAnsi="Cambria Math"/>
            <w:lang w:eastAsia="zh-CN"/>
          </w:rPr>
          <m:t>N</m:t>
        </m:r>
      </m:oMath>
      <w:r w:rsidRPr="00E64C18">
        <w:rPr>
          <w:rFonts w:hint="eastAsia"/>
        </w:rPr>
        <w:t xml:space="preserve"> are updated accordingly, a total of four UCF sets have been found as before. This is </w:t>
      </w:r>
      <w:r w:rsidRPr="00E64C18">
        <w:t>illustrated</w:t>
      </w:r>
      <w:r w:rsidRPr="00E64C18">
        <w:rPr>
          <w:rFonts w:hint="eastAsia"/>
        </w:rPr>
        <w:t xml:space="preserve"> in Fig. 23.</w:t>
      </w:r>
    </w:p>
    <w:p w:rsidR="00D62C01" w:rsidRPr="00C45900" w:rsidRDefault="00D62C01" w:rsidP="00D62C01">
      <w:pPr>
        <w:pStyle w:val="figurecaption"/>
        <w:tabs>
          <w:tab w:val="clear" w:pos="720"/>
        </w:tabs>
      </w:pPr>
      <w:r w:rsidRPr="00C45900">
        <w:rPr>
          <w:lang w:eastAsia="zh-CN"/>
        </w:rPr>
        <w:drawing>
          <wp:inline distT="0" distB="0" distL="0" distR="0">
            <wp:extent cx="3129915" cy="1424305"/>
            <wp:effectExtent l="0" t="0" r="0" b="0"/>
            <wp:docPr id="50"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6"/>
                    <pic:cNvPicPr>
                      <a:picLocks noChangeAspect="1" noChangeArrowheads="1"/>
                    </pic:cNvPicPr>
                  </pic:nvPicPr>
                  <pic:blipFill>
                    <a:blip r:embed="rId46" cstate="print"/>
                    <a:srcRect/>
                    <a:stretch>
                      <a:fillRect/>
                    </a:stretch>
                  </pic:blipFill>
                  <pic:spPr bwMode="auto">
                    <a:xfrm>
                      <a:off x="0" y="0"/>
                      <a:ext cx="3129915" cy="1424305"/>
                    </a:xfrm>
                    <a:prstGeom prst="rect">
                      <a:avLst/>
                    </a:prstGeom>
                    <a:noFill/>
                    <a:ln w="9525">
                      <a:noFill/>
                      <a:miter lim="800000"/>
                      <a:headEnd/>
                      <a:tailEnd/>
                    </a:ln>
                  </pic:spPr>
                </pic:pic>
              </a:graphicData>
            </a:graphic>
          </wp:inline>
        </w:drawing>
      </w:r>
    </w:p>
    <w:p w:rsidR="00D62C01" w:rsidRPr="00C45900" w:rsidRDefault="00D62C01" w:rsidP="00D62C01">
      <w:pPr>
        <w:pStyle w:val="figurecaption"/>
        <w:tabs>
          <w:tab w:val="clear" w:pos="720"/>
        </w:tabs>
      </w:pPr>
      <w:r w:rsidRPr="00C45900">
        <w:lastRenderedPageBreak/>
        <w:t xml:space="preserve">Figure </w:t>
      </w:r>
      <w:fldSimple w:instr=" SEQ Figure \* ARABIC ">
        <w:ins w:id="325" w:author="lxf" w:date="2010-12-07T10:54:00Z">
          <w:r w:rsidR="00CB2CC9">
            <w:t>18</w:t>
          </w:r>
        </w:ins>
        <w:del w:id="326" w:author="lxf" w:date="2010-12-07T10:54:00Z">
          <w:r w:rsidR="00777A06" w:rsidDel="00CB2CC9">
            <w:delText>20</w:delText>
          </w:r>
        </w:del>
      </w:fldSimple>
      <w:r w:rsidRPr="00C45900">
        <w:t xml:space="preserve"> </w:t>
      </w:r>
      <w:r w:rsidRPr="00C45900">
        <w:rPr>
          <w:rFonts w:hint="eastAsia"/>
        </w:rPr>
        <w:t>The comparability for each sensor node (#10,#20,#30,#40,#50 are faulty sensor nodes)</w:t>
      </w:r>
    </w:p>
    <w:p w:rsidR="00D62C01" w:rsidRPr="00C45900" w:rsidRDefault="00D62C01" w:rsidP="00D62C01">
      <w:pPr>
        <w:pStyle w:val="figurecaption"/>
        <w:tabs>
          <w:tab w:val="clear" w:pos="720"/>
        </w:tabs>
      </w:pPr>
      <w:r w:rsidRPr="00C45900">
        <w:rPr>
          <w:lang w:eastAsia="zh-CN"/>
        </w:rPr>
        <w:drawing>
          <wp:inline distT="0" distB="0" distL="0" distR="0">
            <wp:extent cx="2625725" cy="2145030"/>
            <wp:effectExtent l="0" t="0" r="0" b="0"/>
            <wp:docPr id="5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1"/>
                    <pic:cNvPicPr>
                      <a:picLocks noChangeAspect="1" noChangeArrowheads="1"/>
                    </pic:cNvPicPr>
                  </pic:nvPicPr>
                  <pic:blipFill>
                    <a:blip r:embed="rId47" cstate="print"/>
                    <a:srcRect/>
                    <a:stretch>
                      <a:fillRect/>
                    </a:stretch>
                  </pic:blipFill>
                  <pic:spPr bwMode="auto">
                    <a:xfrm>
                      <a:off x="0" y="0"/>
                      <a:ext cx="2625725" cy="2145030"/>
                    </a:xfrm>
                    <a:prstGeom prst="rect">
                      <a:avLst/>
                    </a:prstGeom>
                    <a:noFill/>
                    <a:ln w="9525">
                      <a:noFill/>
                      <a:miter lim="800000"/>
                      <a:headEnd/>
                      <a:tailEnd/>
                    </a:ln>
                  </pic:spPr>
                </pic:pic>
              </a:graphicData>
            </a:graphic>
          </wp:inline>
        </w:drawing>
      </w:r>
    </w:p>
    <w:p w:rsidR="00D62C01" w:rsidRPr="00C45900" w:rsidRDefault="00D62C01" w:rsidP="00D62C01">
      <w:pPr>
        <w:pStyle w:val="figurecaption"/>
        <w:tabs>
          <w:tab w:val="clear" w:pos="720"/>
        </w:tabs>
      </w:pPr>
      <w:r w:rsidRPr="00C45900">
        <w:t xml:space="preserve">Figure </w:t>
      </w:r>
      <w:fldSimple w:instr=" SEQ Figure \* ARABIC ">
        <w:ins w:id="327" w:author="lxf" w:date="2010-12-07T10:54:00Z">
          <w:r w:rsidR="00CB2CC9">
            <w:t>19</w:t>
          </w:r>
        </w:ins>
        <w:del w:id="328" w:author="lxf" w:date="2010-12-07T10:54:00Z">
          <w:r w:rsidR="00777A06" w:rsidDel="00CB2CC9">
            <w:delText>21</w:delText>
          </w:r>
        </w:del>
      </w:fldSimple>
      <w:r w:rsidRPr="00C45900">
        <w:t xml:space="preserve"> </w:t>
      </w:r>
      <w:r w:rsidRPr="00C45900">
        <w:rPr>
          <w:rFonts w:hint="eastAsia"/>
        </w:rPr>
        <w:t>The obtained four UCF sets using sensor data containing faulty sensor nodes</w:t>
      </w:r>
    </w:p>
    <w:p w:rsidR="00D62C01" w:rsidRPr="00E64C18" w:rsidRDefault="00D62C01" w:rsidP="00D62C01">
      <w:pPr>
        <w:pStyle w:val="BodyText"/>
      </w:pPr>
      <w:r w:rsidRPr="00E64C18">
        <w:t>Using</w:t>
      </w:r>
      <w:r w:rsidRPr="00E64C18">
        <w:rPr>
          <w:rFonts w:hint="eastAsia"/>
        </w:rPr>
        <w:t xml:space="preserve"> the previously obtained </w:t>
      </w:r>
      <w:proofErr w:type="gramStart"/>
      <w:r w:rsidRPr="00E64C18">
        <w:rPr>
          <w:rFonts w:hint="eastAsia"/>
        </w:rPr>
        <w:t xml:space="preserve">mean </w:t>
      </w:r>
      <m:oMath>
        <w:proofErr w:type="gramEnd"/>
        <m:acc>
          <m:accPr>
            <m:chr m:val="̃"/>
            <m:ctrlPr>
              <w:rPr>
                <w:rFonts w:ascii="Cambria Math" w:eastAsia="PMingLiU" w:hAnsi="Cambria Math"/>
                <w:lang w:eastAsia="zh-CN"/>
              </w:rPr>
            </m:ctrlPr>
          </m:accPr>
          <m:e>
            <m:r>
              <m:rPr>
                <m:sty m:val="b"/>
              </m:rPr>
              <w:rPr>
                <w:rFonts w:ascii="Cambria Math" w:eastAsia="PMingLiU" w:hAnsi="Cambria Math"/>
                <w:lang w:eastAsia="zh-CN"/>
              </w:rPr>
              <m:t>x</m:t>
            </m:r>
          </m:e>
        </m:acc>
      </m:oMath>
      <w:r w:rsidRPr="00E64C18">
        <w:rPr>
          <w:rFonts w:hint="eastAsia"/>
        </w:rPr>
        <w:t xml:space="preserve">, covariance matrix </w:t>
      </w:r>
      <m:oMath>
        <m:acc>
          <m:accPr>
            <m:chr m:val="̃"/>
            <m:ctrlPr>
              <w:rPr>
                <w:rFonts w:ascii="Cambria Math" w:eastAsia="PMingLiU" w:hAnsi="Cambria Math"/>
                <w:b/>
                <w:lang w:eastAsia="zh-CN"/>
              </w:rPr>
            </m:ctrlPr>
          </m:accPr>
          <m:e>
            <m:r>
              <m:rPr>
                <m:sty m:val="b"/>
              </m:rPr>
              <w:rPr>
                <w:rFonts w:ascii="Cambria Math" w:eastAsia="PMingLiU" w:hAnsi="Cambria Math"/>
                <w:lang w:eastAsia="zh-CN"/>
              </w:rPr>
              <m:t>S</m:t>
            </m:r>
          </m:e>
        </m:acc>
      </m:oMath>
      <w:r w:rsidRPr="00E64C18">
        <w:rPr>
          <w:rFonts w:hint="eastAsia"/>
        </w:rPr>
        <w:t xml:space="preserve">  and control limits (</w:t>
      </w:r>
      <m:oMath>
        <m:acc>
          <m:accPr>
            <m:chr m:val="̃"/>
            <m:ctrlPr>
              <w:rPr>
                <w:rFonts w:ascii="Cambria Math" w:eastAsia="PMingLiU" w:hAnsi="Cambria Math"/>
                <w:lang w:eastAsia="zh-CN"/>
              </w:rPr>
            </m:ctrlPr>
          </m:accPr>
          <m:e>
            <m:r>
              <m:rPr>
                <m:sty m:val="p"/>
              </m:rPr>
              <w:rPr>
                <w:rFonts w:ascii="Cambria Math" w:eastAsia="PMingLiU" w:hAnsi="Cambria Math"/>
                <w:lang w:eastAsia="zh-CN"/>
              </w:rPr>
              <m:t>UCL</m:t>
            </m:r>
          </m:e>
        </m:acc>
      </m:oMath>
      <w:r w:rsidRPr="00E64C18">
        <w:rPr>
          <w:rFonts w:hint="eastAsia"/>
        </w:rPr>
        <w:t xml:space="preserve">, </w:t>
      </w:r>
      <m:oMath>
        <m:acc>
          <m:accPr>
            <m:chr m:val="̃"/>
            <m:ctrlPr>
              <w:rPr>
                <w:rFonts w:ascii="Cambria Math" w:eastAsia="PMingLiU" w:hAnsi="Cambria Math"/>
                <w:lang w:eastAsia="zh-CN"/>
              </w:rPr>
            </m:ctrlPr>
          </m:accPr>
          <m:e>
            <m:r>
              <m:rPr>
                <m:sty m:val="p"/>
              </m:rPr>
              <w:rPr>
                <w:rFonts w:ascii="Cambria Math" w:eastAsia="PMingLiU" w:hAnsi="Cambria Math"/>
                <w:lang w:eastAsia="zh-CN"/>
              </w:rPr>
              <m:t>LCL</m:t>
            </m:r>
          </m:e>
        </m:acc>
      </m:oMath>
      <w:r w:rsidRPr="00E64C18">
        <w:rPr>
          <w:rFonts w:hint="eastAsia"/>
        </w:rPr>
        <w:t xml:space="preserve">) frequencies and the newly obtained UCF sets, the Hotelling T2 statistic for each sensor is calculated as Eq. (7).  The Hotelling control chart is </w:t>
      </w:r>
      <w:r w:rsidRPr="00E64C18">
        <w:t>illustrated</w:t>
      </w:r>
      <w:r w:rsidRPr="00E64C18">
        <w:rPr>
          <w:rFonts w:hint="eastAsia"/>
        </w:rPr>
        <w:t xml:space="preserve"> in Fig. 24.  It can be clearly observe that the remaining two slightly faulty sensor nodes #20 and #</w:t>
      </w:r>
      <w:proofErr w:type="gramStart"/>
      <w:r w:rsidRPr="00E64C18">
        <w:rPr>
          <w:rFonts w:hint="eastAsia"/>
        </w:rPr>
        <w:t>30,</w:t>
      </w:r>
      <w:proofErr w:type="gramEnd"/>
      <w:r w:rsidRPr="00E64C18">
        <w:rPr>
          <w:rFonts w:hint="eastAsia"/>
        </w:rPr>
        <w:t xml:space="preserve"> have been successfully detected. The </w:t>
      </w:r>
      <w:proofErr w:type="spellStart"/>
      <w:r w:rsidRPr="00E64C18">
        <w:rPr>
          <w:rFonts w:hint="eastAsia"/>
        </w:rPr>
        <w:t>Hotelling</w:t>
      </w:r>
      <w:proofErr w:type="spellEnd"/>
      <w:r w:rsidRPr="00E64C18">
        <w:rPr>
          <w:rFonts w:hint="eastAsia"/>
        </w:rPr>
        <w:t xml:space="preserve"> control chart can be regarded as the second stage of faulty sensor node detection which is more </w:t>
      </w:r>
      <w:r w:rsidRPr="00E64C18">
        <w:t>sensiti</w:t>
      </w:r>
      <w:r w:rsidRPr="00E64C18">
        <w:rPr>
          <w:rFonts w:hint="eastAsia"/>
        </w:rPr>
        <w:t xml:space="preserve">ve than the frequency matching.  From this simulation, all of the 5 faulty sensor nodes have been successfully detected. Two sensor nodes with severe damage (#40,#50) and one with slight damage (#10) have been detected using the frequency matching, and the remaining two slight faulty nodes (#20,#30) are detected using the consequent </w:t>
      </w:r>
      <w:proofErr w:type="spellStart"/>
      <w:r w:rsidRPr="00E64C18">
        <w:rPr>
          <w:rFonts w:hint="eastAsia"/>
        </w:rPr>
        <w:t>Hotelling</w:t>
      </w:r>
      <w:proofErr w:type="spellEnd"/>
      <w:r w:rsidRPr="00E64C18">
        <w:rPr>
          <w:rFonts w:hint="eastAsia"/>
        </w:rPr>
        <w:t xml:space="preserve"> control chart.</w:t>
      </w:r>
    </w:p>
    <w:p w:rsidR="00D62C01" w:rsidRPr="00C45900" w:rsidRDefault="00D62C01" w:rsidP="00D62C01">
      <w:pPr>
        <w:pStyle w:val="figurecaption"/>
        <w:tabs>
          <w:tab w:val="clear" w:pos="720"/>
        </w:tabs>
      </w:pPr>
      <w:r w:rsidRPr="00C45900">
        <w:rPr>
          <w:lang w:eastAsia="zh-CN"/>
        </w:rPr>
        <w:drawing>
          <wp:inline distT="0" distB="0" distL="0" distR="0">
            <wp:extent cx="2297430" cy="1723390"/>
            <wp:effectExtent l="0" t="0" r="0" b="0"/>
            <wp:docPr id="52"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9"/>
                    <pic:cNvPicPr>
                      <a:picLocks noChangeAspect="1" noChangeArrowheads="1"/>
                    </pic:cNvPicPr>
                  </pic:nvPicPr>
                  <pic:blipFill>
                    <a:blip r:embed="rId48" cstate="print"/>
                    <a:srcRect/>
                    <a:stretch>
                      <a:fillRect/>
                    </a:stretch>
                  </pic:blipFill>
                  <pic:spPr bwMode="auto">
                    <a:xfrm>
                      <a:off x="0" y="0"/>
                      <a:ext cx="2297430" cy="1723390"/>
                    </a:xfrm>
                    <a:prstGeom prst="rect">
                      <a:avLst/>
                    </a:prstGeom>
                    <a:noFill/>
                    <a:ln w="9525">
                      <a:noFill/>
                      <a:miter lim="800000"/>
                      <a:headEnd/>
                      <a:tailEnd/>
                    </a:ln>
                  </pic:spPr>
                </pic:pic>
              </a:graphicData>
            </a:graphic>
          </wp:inline>
        </w:drawing>
      </w:r>
    </w:p>
    <w:p w:rsidR="00D62C01" w:rsidRPr="00C45900" w:rsidRDefault="00D62C01" w:rsidP="00D62C01">
      <w:pPr>
        <w:pStyle w:val="figurecaption"/>
        <w:tabs>
          <w:tab w:val="clear" w:pos="720"/>
        </w:tabs>
      </w:pPr>
      <w:r w:rsidRPr="00C45900">
        <w:t xml:space="preserve">Figure </w:t>
      </w:r>
      <w:fldSimple w:instr=" SEQ Figure \* ARABIC ">
        <w:ins w:id="329" w:author="lxf" w:date="2010-12-07T10:54:00Z">
          <w:r w:rsidR="00CB2CC9">
            <w:t>20</w:t>
          </w:r>
        </w:ins>
        <w:del w:id="330" w:author="lxf" w:date="2010-12-07T10:54:00Z">
          <w:r w:rsidR="00777A06" w:rsidDel="00CB2CC9">
            <w:delText>22</w:delText>
          </w:r>
        </w:del>
      </w:fldSimple>
      <w:r w:rsidRPr="00C45900">
        <w:rPr>
          <w:rFonts w:hint="eastAsia"/>
        </w:rPr>
        <w:t xml:space="preserve"> Hotelling Control chart for faulty sensor detection</w:t>
      </w:r>
    </w:p>
    <w:p w:rsidR="00D62C01" w:rsidRDefault="00D62C01" w:rsidP="00D62C01">
      <w:pPr>
        <w:pStyle w:val="Heading2"/>
        <w:rPr>
          <w:rFonts w:eastAsiaTheme="minorEastAsia"/>
          <w:lang w:eastAsia="zh-HK"/>
        </w:rPr>
      </w:pPr>
      <w:r>
        <w:rPr>
          <w:rFonts w:hint="eastAsia"/>
          <w:lang w:eastAsia="zh-CN"/>
        </w:rPr>
        <w:t xml:space="preserve">Structural </w:t>
      </w:r>
      <w:r>
        <w:rPr>
          <w:rFonts w:eastAsiaTheme="minorEastAsia" w:hint="eastAsia"/>
          <w:lang w:eastAsia="zh-HK"/>
        </w:rPr>
        <w:t>D</w:t>
      </w:r>
      <w:r>
        <w:rPr>
          <w:rFonts w:hint="eastAsia"/>
          <w:lang w:eastAsia="zh-CN"/>
        </w:rPr>
        <w:t xml:space="preserve">amage </w:t>
      </w:r>
      <w:r>
        <w:rPr>
          <w:rFonts w:eastAsiaTheme="minorEastAsia" w:hint="eastAsia"/>
          <w:lang w:eastAsia="zh-HK"/>
        </w:rPr>
        <w:t>D</w:t>
      </w:r>
      <w:r>
        <w:rPr>
          <w:rFonts w:hint="eastAsia"/>
          <w:lang w:eastAsia="zh-CN"/>
        </w:rPr>
        <w:t xml:space="preserve">etection and </w:t>
      </w:r>
      <w:r>
        <w:rPr>
          <w:rFonts w:eastAsiaTheme="minorEastAsia" w:hint="eastAsia"/>
          <w:lang w:eastAsia="zh-HK"/>
        </w:rPr>
        <w:t>L</w:t>
      </w:r>
      <w:r>
        <w:rPr>
          <w:rFonts w:hint="eastAsia"/>
          <w:lang w:eastAsia="zh-CN"/>
        </w:rPr>
        <w:t>ocalization</w:t>
      </w:r>
    </w:p>
    <w:p w:rsidR="00D62C01" w:rsidRPr="00E64C18" w:rsidRDefault="00D62C01" w:rsidP="00D62C01">
      <w:pPr>
        <w:pStyle w:val="BodyText"/>
      </w:pPr>
      <w:r w:rsidRPr="00E64C18">
        <w:rPr>
          <w:rFonts w:hint="eastAsia"/>
        </w:rPr>
        <w:t xml:space="preserve">After all the faulty sensor nodes (#10, #20,#30,#40 and #50) and the </w:t>
      </w:r>
      <w:r w:rsidRPr="00E64C18">
        <w:t>healthy</w:t>
      </w:r>
      <w:r w:rsidRPr="00E64C18">
        <w:rPr>
          <w:rFonts w:hint="eastAsia"/>
        </w:rPr>
        <w:t xml:space="preserve"> but negative sensor nodes (#1, #6, #29 and #49) have detected and isolated, the remaining 49 sensor nodes are used to detect possible structural damage. </w:t>
      </w:r>
    </w:p>
    <w:p w:rsidR="00D62C01" w:rsidRPr="00C45900" w:rsidRDefault="00D62C01" w:rsidP="00D62C01">
      <w:pPr>
        <w:pStyle w:val="figurecaption"/>
        <w:tabs>
          <w:tab w:val="clear" w:pos="720"/>
        </w:tabs>
      </w:pPr>
      <w:r w:rsidRPr="00C45900">
        <w:object w:dxaOrig="15497" w:dyaOrig="6560">
          <v:shape id="_x0000_i1043" type="#_x0000_t75" style="width:238.2pt;height:100.95pt" o:ole="">
            <v:imagedata r:id="rId49" o:title=""/>
          </v:shape>
          <o:OLEObject Type="Embed" ProgID="Visio.Drawing.11" ShapeID="_x0000_i1043" DrawAspect="Content" ObjectID="_1353489996" r:id="rId50"/>
        </w:object>
      </w:r>
    </w:p>
    <w:p w:rsidR="00D62C01" w:rsidRPr="00C45900" w:rsidRDefault="00D62C01" w:rsidP="00D62C01">
      <w:pPr>
        <w:pStyle w:val="figurecaption"/>
        <w:tabs>
          <w:tab w:val="clear" w:pos="720"/>
        </w:tabs>
      </w:pPr>
      <w:r w:rsidRPr="00C45900">
        <w:t xml:space="preserve">Figure </w:t>
      </w:r>
      <w:fldSimple w:instr=" SEQ Figure \* ARABIC ">
        <w:ins w:id="331" w:author="lxf" w:date="2010-12-07T10:54:00Z">
          <w:r w:rsidR="00CB2CC9">
            <w:t>21</w:t>
          </w:r>
        </w:ins>
        <w:del w:id="332" w:author="lxf" w:date="2010-12-07T10:54:00Z">
          <w:r w:rsidR="00777A06" w:rsidDel="00CB2CC9">
            <w:delText>23</w:delText>
          </w:r>
        </w:del>
      </w:fldSimple>
      <w:r w:rsidRPr="00C45900">
        <w:rPr>
          <w:rFonts w:hint="eastAsia"/>
        </w:rPr>
        <w:t xml:space="preserve"> The </w:t>
      </w:r>
      <w:r w:rsidRPr="00C45900">
        <w:t>remaining</w:t>
      </w:r>
      <w:r w:rsidRPr="00C45900">
        <w:rPr>
          <w:rFonts w:hint="eastAsia"/>
        </w:rPr>
        <w:t xml:space="preserve"> sensor nodes in the middle span</w:t>
      </w:r>
    </w:p>
    <w:p w:rsidR="00D62C01" w:rsidRPr="00E64C18" w:rsidRDefault="00D62C01" w:rsidP="00D62C01">
      <w:pPr>
        <w:pStyle w:val="BodyText"/>
      </w:pPr>
      <w:r w:rsidRPr="00E64C18">
        <w:t>The</w:t>
      </w:r>
      <w:r w:rsidRPr="00E64C18">
        <w:rPr>
          <w:rFonts w:hint="eastAsia"/>
        </w:rPr>
        <w:t xml:space="preserve"> CSD of each sensor is transformed into the cross-</w:t>
      </w:r>
      <w:r w:rsidRPr="00E64C18">
        <w:t>correlation</w:t>
      </w:r>
      <w:r w:rsidRPr="00E64C18">
        <w:rPr>
          <w:rFonts w:hint="eastAsia"/>
        </w:rPr>
        <w:t xml:space="preserve"> function and send back to the cluster head, where the ERA is implemented to extract the mode shapes. In this test, mode shapes for the first four modes are extracted. Sensor nodes in the upper side and lower side of the middle span are classified into different groups and the mode shape curvatures for these two groups are examined respectively.  </w:t>
      </w:r>
    </w:p>
    <w:p w:rsidR="00D62C01" w:rsidRPr="00E64C18" w:rsidRDefault="00D62C01" w:rsidP="00D62C01">
      <w:pPr>
        <w:pStyle w:val="BodyText"/>
      </w:pPr>
      <w:r w:rsidRPr="00E64C18">
        <w:rPr>
          <w:rFonts w:hint="eastAsia"/>
        </w:rPr>
        <w:t xml:space="preserve">Before we calculate mode shape curvatures using Eq. (20), one thing that should be noted is that some faulty sensor nodes or negative sensor nodes have been deleted. Corresponding, values of the mode shape at these sensor nodes do not exist. To further increase the damage detection capability, if a sensor has been deleted in the faulty node detection stage, the </w:t>
      </w:r>
      <w:r w:rsidRPr="00E64C18">
        <w:t>corresponding</w:t>
      </w:r>
      <w:r w:rsidRPr="00E64C18">
        <w:rPr>
          <w:rFonts w:hint="eastAsia"/>
        </w:rPr>
        <w:t xml:space="preserve"> value of mode shapes at this sensor is estimated using the cubic </w:t>
      </w:r>
      <w:proofErr w:type="spellStart"/>
      <w:r w:rsidRPr="00E64C18">
        <w:rPr>
          <w:rFonts w:hint="eastAsia"/>
        </w:rPr>
        <w:t>spline</w:t>
      </w:r>
      <w:proofErr w:type="spellEnd"/>
      <w:r w:rsidRPr="00E64C18">
        <w:rPr>
          <w:rFonts w:hint="eastAsia"/>
        </w:rPr>
        <w:t xml:space="preserve"> interpolation </w:t>
      </w:r>
      <w:r w:rsidR="00EA06C0" w:rsidRPr="00E64C18">
        <w:fldChar w:fldCharType="begin"/>
      </w:r>
      <w:r w:rsidRPr="00E64C18">
        <w:instrText xml:space="preserve"> ADDIN EN.CITE &lt;EndNote&gt;&lt;Cite&gt;&lt;Author&gt;McKinley&lt;/Author&gt;&lt;Year&gt;2006&lt;/Year&gt;&lt;RecNum&gt;172&lt;/RecNum&gt;&lt;record&gt;&lt;rec-number&gt;172&lt;/rec-number&gt;&lt;foreign-keys&gt;&lt;key app="EN" db-id="pppvv0f5o2ssd9edpwxxvdffxewtsx9t0fwt"&gt;172&lt;/key&gt;&lt;/foreign-keys&gt;&lt;ref-type name="Journal Article"&gt;17&lt;/ref-type&gt;&lt;contributors&gt;&lt;authors&gt;&lt;author&gt;McKinley, S&lt;/author&gt;&lt;author&gt;Levine, M&lt;/author&gt;&lt;/authors&gt;&lt;/contributors&gt;&lt;titles&gt;&lt;title&gt;Cubic spline interpolation&lt;/title&gt;&lt;secondary-title&gt;Student Projects in Linear Algebra, College of the Redwood,[online] Retrieved November&lt;/secondary-title&gt;&lt;/titles&gt;&lt;periodical&gt;&lt;full-title&gt;Student Projects in Linear Algebra, College of the Redwood,[online] Retrieved November&lt;/full-title&gt;&lt;/periodical&gt;&lt;volume&gt;20&lt;/volume&gt;&lt;dates&gt;&lt;year&gt;2006&lt;/year&gt;&lt;/dates&gt;&lt;publisher&gt;Citeseer&lt;/publisher&gt;&lt;urls&gt;&lt;/urls&gt;&lt;/record&gt;&lt;/Cite&gt;&lt;/EndNote&gt;</w:instrText>
      </w:r>
      <w:r w:rsidR="00EA06C0" w:rsidRPr="00E64C18">
        <w:fldChar w:fldCharType="separate"/>
      </w:r>
      <w:r w:rsidRPr="00E64C18">
        <w:t>[43]</w:t>
      </w:r>
      <w:r w:rsidR="00EA06C0" w:rsidRPr="00E64C18">
        <w:fldChar w:fldCharType="end"/>
      </w:r>
      <w:r w:rsidRPr="00E64C18">
        <w:rPr>
          <w:rFonts w:hint="eastAsia"/>
        </w:rPr>
        <w:t>.  In this test, for the mode shapes of the sensor nodes at the upper side of the bridge, values are estimated for sensor #1, #6, #10</w:t>
      </w:r>
      <w:proofErr w:type="gramStart"/>
      <w:r w:rsidRPr="00E64C18">
        <w:rPr>
          <w:rFonts w:hint="eastAsia"/>
        </w:rPr>
        <w:t>,#</w:t>
      </w:r>
      <w:proofErr w:type="gramEnd"/>
      <w:r w:rsidRPr="00E64C18">
        <w:rPr>
          <w:rFonts w:hint="eastAsia"/>
        </w:rPr>
        <w:t xml:space="preserve">20,#29 and #30 are estimated. </w:t>
      </w:r>
      <w:r w:rsidRPr="00E64C18">
        <w:t>For</w:t>
      </w:r>
      <w:r w:rsidRPr="00E64C18">
        <w:rPr>
          <w:rFonts w:hint="eastAsia"/>
        </w:rPr>
        <w:t xml:space="preserve"> the sensor nodes at the bottom side, values for sensor #40</w:t>
      </w:r>
      <w:proofErr w:type="gramStart"/>
      <w:r w:rsidRPr="00E64C18">
        <w:rPr>
          <w:rFonts w:hint="eastAsia"/>
        </w:rPr>
        <w:t>,#</w:t>
      </w:r>
      <w:proofErr w:type="gramEnd"/>
      <w:r w:rsidRPr="00E64C18">
        <w:rPr>
          <w:rFonts w:hint="eastAsia"/>
        </w:rPr>
        <w:t xml:space="preserve">49 and #50 are estimated. Mode shape curvature calculated based on the </w:t>
      </w:r>
      <w:r w:rsidRPr="00E64C18">
        <w:t>interpolat</w:t>
      </w:r>
      <w:r w:rsidRPr="00E64C18">
        <w:rPr>
          <w:rFonts w:hint="eastAsia"/>
        </w:rPr>
        <w:t xml:space="preserve">ed mode shapes have a higher accuracy that based on the originally obtained mode shapes.  Fig. 26 and Fig. 27 illustrated the interpolated mode shapes and mode shape curvatures for the upper side and lower side sensors, respectively.  By examining the mode shape curvatures from damaged structure, the damage can detected </w:t>
      </w:r>
      <w:r w:rsidRPr="00E64C18">
        <w:t>which</w:t>
      </w:r>
      <w:r w:rsidRPr="00E64C18">
        <w:rPr>
          <w:rFonts w:hint="eastAsia"/>
        </w:rPr>
        <w:t xml:space="preserve"> is at the points with high </w:t>
      </w:r>
      <w:r w:rsidRPr="00E64C18">
        <w:t>abnormality on mode shape</w:t>
      </w:r>
      <w:r w:rsidRPr="00E64C18">
        <w:rPr>
          <w:rFonts w:hint="eastAsia"/>
        </w:rPr>
        <w:t xml:space="preserve"> </w:t>
      </w:r>
      <w:r w:rsidRPr="00E64C18">
        <w:t>curvatures</w:t>
      </w:r>
      <w:r w:rsidRPr="00E64C18">
        <w:rPr>
          <w:rFonts w:hint="eastAsia"/>
        </w:rPr>
        <w:t xml:space="preserve"> (in Fig. 26, damage is detected at locations corresponding to #12 and #13, in Fig. 27, damage is detected at locations near #41 and #42).  This damage location information coincides well with the simulated damage locations. The abnormality </w:t>
      </w:r>
      <w:r w:rsidRPr="00E64C18">
        <w:t>can be observed more clearly by using the gapped-smoothing method</w:t>
      </w:r>
      <w:r w:rsidRPr="00E64C18">
        <w:rPr>
          <w:rFonts w:hint="eastAsia"/>
        </w:rPr>
        <w:t xml:space="preserve"> </w:t>
      </w:r>
      <w:r w:rsidRPr="00E64C18">
        <w:t>(GSM)</w:t>
      </w:r>
      <w:r w:rsidRPr="00E64C18">
        <w:rPr>
          <w:rFonts w:hint="eastAsia"/>
        </w:rPr>
        <w:t xml:space="preserve"> </w:t>
      </w:r>
      <w:r w:rsidR="00EA06C0" w:rsidRPr="00E64C18">
        <w:fldChar w:fldCharType="begin"/>
      </w:r>
      <w:r w:rsidRPr="00E64C18">
        <w:instrText xml:space="preserve"> ADDIN EN.CITE &lt;EndNote&gt;&lt;Cite&gt;&lt;Author&gt;Ratcliffe&lt;/Author&gt;&lt;Year&gt;1998&lt;/Year&gt;&lt;RecNum&gt;173&lt;/RecNum&gt;&lt;record&gt;&lt;rec-number&gt;173&lt;/rec-number&gt;&lt;foreign-keys&gt;&lt;key app="EN" db-id="pppvv0f5o2ssd9edpwxxvdffxewtsx9t0fwt"&gt;173&lt;/key&gt;&lt;/foreign-keys&gt;&lt;ref-type name="Journal Article"&gt;17&lt;/ref-type&gt;&lt;contributors&gt;&lt;authors&gt;&lt;author&gt;Ratcliffe, CP&lt;/author&gt;&lt;author&gt;Bagaria, WJ&lt;/author&gt;&lt;/authors&gt;&lt;/contributors&gt;&lt;titles&gt;&lt;title&gt;Vibration technique for locating delamination in a composite beam&lt;/title&gt;&lt;secondary-title&gt;AIAA journal&lt;/secondary-title&gt;&lt;/titles&gt;&lt;periodical&gt;&lt;full-title&gt;AIAA journal&lt;/full-title&gt;&lt;/periodical&gt;&lt;pages&gt;1074-1077&lt;/pages&gt;&lt;volume&gt;36&lt;/volume&gt;&lt;number&gt;6&lt;/number&gt;&lt;dates&gt;&lt;year&gt;1998&lt;/year&gt;&lt;/dates&gt;&lt;urls&gt;&lt;/urls&gt;&lt;/record&gt;&lt;/Cite&gt;&lt;/EndNote&gt;</w:instrText>
      </w:r>
      <w:r w:rsidR="00EA06C0" w:rsidRPr="00E64C18">
        <w:fldChar w:fldCharType="separate"/>
      </w:r>
      <w:r w:rsidRPr="00E64C18">
        <w:t>[44]</w:t>
      </w:r>
      <w:r w:rsidR="00EA06C0" w:rsidRPr="00E64C18">
        <w:fldChar w:fldCharType="end"/>
      </w:r>
      <w:r w:rsidRPr="00E64C18">
        <w:t>.</w:t>
      </w:r>
      <w:r w:rsidRPr="00E64C18">
        <w:rPr>
          <w:rFonts w:hint="eastAsia"/>
        </w:rPr>
        <w:t xml:space="preserve"> But for brevity, this method is not omitted in this </w:t>
      </w:r>
      <w:r w:rsidRPr="00E64C18">
        <w:t>paper</w:t>
      </w:r>
      <w:r w:rsidRPr="00E64C18">
        <w:rPr>
          <w:rFonts w:hint="eastAsia"/>
        </w:rPr>
        <w:t>.</w:t>
      </w:r>
    </w:p>
    <w:p w:rsidR="00D62C01" w:rsidRPr="00C45900" w:rsidRDefault="00D62C01" w:rsidP="00D62C01">
      <w:pPr>
        <w:pStyle w:val="figurecaption"/>
        <w:tabs>
          <w:tab w:val="clear" w:pos="720"/>
        </w:tabs>
      </w:pPr>
      <w:r w:rsidRPr="00C45900">
        <w:rPr>
          <w:lang w:eastAsia="zh-CN"/>
        </w:rPr>
        <w:lastRenderedPageBreak/>
        <w:drawing>
          <wp:inline distT="0" distB="0" distL="0" distR="0">
            <wp:extent cx="2948305" cy="1805305"/>
            <wp:effectExtent l="0" t="0" r="0" b="0"/>
            <wp:docPr id="53"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5"/>
                    <pic:cNvPicPr>
                      <a:picLocks noChangeAspect="1" noChangeArrowheads="1"/>
                    </pic:cNvPicPr>
                  </pic:nvPicPr>
                  <pic:blipFill>
                    <a:blip r:embed="rId51" cstate="print"/>
                    <a:srcRect/>
                    <a:stretch>
                      <a:fillRect/>
                    </a:stretch>
                  </pic:blipFill>
                  <pic:spPr bwMode="auto">
                    <a:xfrm>
                      <a:off x="0" y="0"/>
                      <a:ext cx="2948305" cy="1805305"/>
                    </a:xfrm>
                    <a:prstGeom prst="rect">
                      <a:avLst/>
                    </a:prstGeom>
                    <a:noFill/>
                    <a:ln w="9525">
                      <a:noFill/>
                      <a:miter lim="800000"/>
                      <a:headEnd/>
                      <a:tailEnd/>
                    </a:ln>
                  </pic:spPr>
                </pic:pic>
              </a:graphicData>
            </a:graphic>
          </wp:inline>
        </w:drawing>
      </w:r>
    </w:p>
    <w:p w:rsidR="00D62C01" w:rsidRPr="00C45900" w:rsidRDefault="00D62C01" w:rsidP="00D62C01">
      <w:pPr>
        <w:pStyle w:val="figurecaption"/>
        <w:tabs>
          <w:tab w:val="clear" w:pos="720"/>
        </w:tabs>
      </w:pPr>
      <w:r w:rsidRPr="00C45900">
        <w:t xml:space="preserve">Figure </w:t>
      </w:r>
      <w:fldSimple w:instr=" SEQ Figure \* ARABIC ">
        <w:ins w:id="333" w:author="lxf" w:date="2010-12-07T10:54:00Z">
          <w:r w:rsidR="00CB2CC9">
            <w:t>22</w:t>
          </w:r>
        </w:ins>
        <w:del w:id="334" w:author="lxf" w:date="2010-12-07T10:54:00Z">
          <w:r w:rsidR="00777A06" w:rsidDel="00CB2CC9">
            <w:delText>24</w:delText>
          </w:r>
        </w:del>
      </w:fldSimple>
      <w:r w:rsidRPr="00C45900">
        <w:rPr>
          <w:rFonts w:hint="eastAsia"/>
        </w:rPr>
        <w:t xml:space="preserve"> The interpolated mode shapes and mode shape curvatures for the upper side sensors</w:t>
      </w:r>
    </w:p>
    <w:p w:rsidR="00D62C01" w:rsidRPr="00C45900" w:rsidRDefault="00D62C01" w:rsidP="00D62C01">
      <w:pPr>
        <w:pStyle w:val="figurecaption"/>
        <w:tabs>
          <w:tab w:val="clear" w:pos="720"/>
        </w:tabs>
      </w:pPr>
      <w:r w:rsidRPr="00C45900">
        <w:rPr>
          <w:lang w:eastAsia="zh-CN"/>
        </w:rPr>
        <w:drawing>
          <wp:inline distT="0" distB="0" distL="0" distR="0">
            <wp:extent cx="3147695" cy="2010410"/>
            <wp:effectExtent l="0" t="0" r="0" b="0"/>
            <wp:docPr id="54"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6"/>
                    <pic:cNvPicPr>
                      <a:picLocks noChangeAspect="1" noChangeArrowheads="1"/>
                    </pic:cNvPicPr>
                  </pic:nvPicPr>
                  <pic:blipFill>
                    <a:blip r:embed="rId52" cstate="print"/>
                    <a:srcRect/>
                    <a:stretch>
                      <a:fillRect/>
                    </a:stretch>
                  </pic:blipFill>
                  <pic:spPr bwMode="auto">
                    <a:xfrm>
                      <a:off x="0" y="0"/>
                      <a:ext cx="3147695" cy="2010410"/>
                    </a:xfrm>
                    <a:prstGeom prst="rect">
                      <a:avLst/>
                    </a:prstGeom>
                    <a:noFill/>
                    <a:ln w="9525">
                      <a:noFill/>
                      <a:miter lim="800000"/>
                      <a:headEnd/>
                      <a:tailEnd/>
                    </a:ln>
                  </pic:spPr>
                </pic:pic>
              </a:graphicData>
            </a:graphic>
          </wp:inline>
        </w:drawing>
      </w:r>
    </w:p>
    <w:p w:rsidR="00D62C01" w:rsidRPr="00C45900" w:rsidRDefault="00D62C01" w:rsidP="00D62C01">
      <w:pPr>
        <w:pStyle w:val="figurecaption"/>
        <w:tabs>
          <w:tab w:val="clear" w:pos="720"/>
        </w:tabs>
      </w:pPr>
      <w:r w:rsidRPr="00C45900">
        <w:t xml:space="preserve">Figure </w:t>
      </w:r>
      <w:fldSimple w:instr=" SEQ Figure \* ARABIC ">
        <w:ins w:id="335" w:author="lxf" w:date="2010-12-07T10:54:00Z">
          <w:r w:rsidR="00CB2CC9">
            <w:t>23</w:t>
          </w:r>
        </w:ins>
        <w:del w:id="336" w:author="lxf" w:date="2010-12-07T10:54:00Z">
          <w:r w:rsidR="00777A06" w:rsidDel="00CB2CC9">
            <w:delText>25</w:delText>
          </w:r>
        </w:del>
      </w:fldSimple>
      <w:r w:rsidRPr="00C45900">
        <w:rPr>
          <w:rFonts w:hint="eastAsia"/>
        </w:rPr>
        <w:t xml:space="preserve"> The interpolated mode shapes and mode shape curvatures for the lower side sensors</w:t>
      </w:r>
    </w:p>
    <w:p w:rsidR="00D62C01" w:rsidRDefault="00D62C01" w:rsidP="00D62C01">
      <w:pPr>
        <w:pStyle w:val="Heading1"/>
      </w:pPr>
      <w:r>
        <w:t>Conclusion</w:t>
      </w:r>
      <w:r>
        <w:rPr>
          <w:rFonts w:hint="eastAsia"/>
        </w:rPr>
        <w:t xml:space="preserve"> and Future Works</w:t>
      </w:r>
    </w:p>
    <w:p w:rsidR="00D62C01" w:rsidRPr="00661DCA" w:rsidRDefault="00D62C01" w:rsidP="00D62C01">
      <w:pPr>
        <w:jc w:val="both"/>
        <w:rPr>
          <w:rFonts w:eastAsiaTheme="minorEastAsia"/>
          <w:lang w:eastAsia="zh-CN"/>
        </w:rPr>
      </w:pPr>
      <w:r w:rsidRPr="00661DCA">
        <w:rPr>
          <w:rFonts w:eastAsiaTheme="minorEastAsia" w:hint="eastAsia"/>
          <w:lang w:eastAsia="zh-CN"/>
        </w:rPr>
        <w:t xml:space="preserve">In this paper, we proposed a fault-tolerant scheme for WSN-based SHM systems. </w:t>
      </w:r>
      <w:r>
        <w:rPr>
          <w:rFonts w:eastAsiaTheme="minorEastAsia" w:hint="eastAsia"/>
          <w:lang w:eastAsia="zh-CN"/>
        </w:rPr>
        <w:t xml:space="preserve">This scheme is able to detect structural damage in the presence of the most </w:t>
      </w:r>
      <w:r>
        <w:rPr>
          <w:rFonts w:eastAsiaTheme="minorEastAsia"/>
          <w:lang w:eastAsia="zh-CN"/>
        </w:rPr>
        <w:t>ambiguous</w:t>
      </w:r>
      <w:r>
        <w:rPr>
          <w:rFonts w:eastAsiaTheme="minorEastAsia" w:hint="eastAsia"/>
          <w:lang w:eastAsia="zh-CN"/>
        </w:rPr>
        <w:t xml:space="preserve"> and misleading type of sensor fault: sensor nodes which give faulty readings.  Faulty sensor detection </w:t>
      </w:r>
      <w:r>
        <w:rPr>
          <w:rFonts w:eastAsiaTheme="minorEastAsia"/>
          <w:lang w:eastAsia="zh-CN"/>
        </w:rPr>
        <w:t>strategy</w:t>
      </w:r>
      <w:r>
        <w:rPr>
          <w:rFonts w:eastAsiaTheme="minorEastAsia" w:hint="eastAsia"/>
          <w:lang w:eastAsia="zh-CN"/>
        </w:rPr>
        <w:t xml:space="preserve"> </w:t>
      </w:r>
      <w:r>
        <w:rPr>
          <w:rFonts w:eastAsiaTheme="minorEastAsia"/>
          <w:lang w:eastAsia="zh-CN"/>
        </w:rPr>
        <w:t>utilizes</w:t>
      </w:r>
      <w:r>
        <w:rPr>
          <w:rFonts w:eastAsiaTheme="minorEastAsia" w:hint="eastAsia"/>
          <w:lang w:eastAsia="zh-CN"/>
        </w:rPr>
        <w:t xml:space="preserve"> the spatial redundancy </w:t>
      </w:r>
      <w:r>
        <w:rPr>
          <w:rFonts w:eastAsiaTheme="minorEastAsia"/>
          <w:lang w:eastAsia="zh-CN"/>
        </w:rPr>
        <w:t>existed</w:t>
      </w:r>
      <w:r>
        <w:rPr>
          <w:rFonts w:eastAsiaTheme="minorEastAsia" w:hint="eastAsia"/>
          <w:lang w:eastAsia="zh-CN"/>
        </w:rPr>
        <w:t xml:space="preserve"> in the extracted natural frequency sets among different sensor nodes.  Natural frequencies of different sensor nodes are extracted in a distributed way and based on the extracted frequencies, frequency matching and </w:t>
      </w:r>
      <w:proofErr w:type="spellStart"/>
      <w:r>
        <w:rPr>
          <w:rFonts w:eastAsiaTheme="minorEastAsia" w:hint="eastAsia"/>
          <w:lang w:eastAsia="zh-CN"/>
        </w:rPr>
        <w:t>H</w:t>
      </w:r>
      <w:r w:rsidRPr="00661DCA">
        <w:rPr>
          <w:rFonts w:eastAsiaTheme="minorEastAsia" w:hint="eastAsia"/>
          <w:lang w:eastAsia="zh-CN"/>
        </w:rPr>
        <w:t>otelling</w:t>
      </w:r>
      <w:proofErr w:type="spellEnd"/>
      <w:r w:rsidRPr="00661DCA">
        <w:rPr>
          <w:rFonts w:eastAsiaTheme="minorEastAsia" w:hint="eastAsia"/>
          <w:lang w:eastAsia="zh-CN"/>
        </w:rPr>
        <w:t xml:space="preserve"> control chart</w:t>
      </w:r>
      <w:r>
        <w:rPr>
          <w:rFonts w:eastAsiaTheme="minorEastAsia" w:hint="eastAsia"/>
          <w:lang w:eastAsia="zh-CN"/>
        </w:rPr>
        <w:t xml:space="preserve"> is implemented to detect sensor fault</w:t>
      </w:r>
      <w:r w:rsidRPr="00661DCA">
        <w:rPr>
          <w:rFonts w:eastAsiaTheme="minorEastAsia" w:hint="eastAsia"/>
          <w:lang w:eastAsia="zh-CN"/>
        </w:rPr>
        <w:t>.  After faulty nodes have been detected and isolated</w:t>
      </w:r>
      <w:r w:rsidRPr="00661DCA">
        <w:rPr>
          <w:rFonts w:eastAsiaTheme="minorEastAsia"/>
          <w:lang w:eastAsia="zh-CN"/>
        </w:rPr>
        <w:t xml:space="preserve">, </w:t>
      </w:r>
      <w:r>
        <w:rPr>
          <w:rFonts w:eastAsiaTheme="minorEastAsia"/>
          <w:lang w:eastAsia="zh-CN"/>
        </w:rPr>
        <w:t>mode</w:t>
      </w:r>
      <w:r>
        <w:rPr>
          <w:rFonts w:eastAsiaTheme="minorEastAsia" w:hint="eastAsia"/>
          <w:lang w:eastAsia="zh-CN"/>
        </w:rPr>
        <w:t xml:space="preserve"> shape curvature method is used to detect </w:t>
      </w:r>
      <w:r w:rsidRPr="00661DCA">
        <w:rPr>
          <w:rFonts w:eastAsiaTheme="minorEastAsia" w:hint="eastAsia"/>
          <w:lang w:eastAsia="zh-CN"/>
        </w:rPr>
        <w:t>structural damages</w:t>
      </w:r>
      <w:r>
        <w:rPr>
          <w:rFonts w:eastAsiaTheme="minorEastAsia" w:hint="eastAsia"/>
          <w:lang w:eastAsia="zh-CN"/>
        </w:rPr>
        <w:t xml:space="preserve">. Faulty sensor detection and structural damage detection </w:t>
      </w:r>
      <w:r w:rsidRPr="00661DCA">
        <w:rPr>
          <w:rFonts w:eastAsiaTheme="minorEastAsia" w:hint="eastAsia"/>
          <w:lang w:eastAsia="zh-CN"/>
        </w:rPr>
        <w:t xml:space="preserve">is </w:t>
      </w:r>
      <w:r>
        <w:rPr>
          <w:rFonts w:eastAsiaTheme="minorEastAsia" w:hint="eastAsia"/>
          <w:lang w:eastAsia="zh-CN"/>
        </w:rPr>
        <w:t xml:space="preserve">efficiently integrated </w:t>
      </w:r>
      <w:r>
        <w:rPr>
          <w:rFonts w:eastAsiaTheme="minorEastAsia"/>
          <w:lang w:eastAsia="zh-CN"/>
        </w:rPr>
        <w:t>together</w:t>
      </w:r>
      <w:r>
        <w:rPr>
          <w:rFonts w:eastAsiaTheme="minorEastAsia" w:hint="eastAsia"/>
          <w:lang w:eastAsia="zh-CN"/>
        </w:rPr>
        <w:t xml:space="preserve"> </w:t>
      </w:r>
      <w:r w:rsidRPr="00661DCA">
        <w:rPr>
          <w:rFonts w:eastAsiaTheme="minorEastAsia" w:hint="eastAsia"/>
          <w:lang w:eastAsia="zh-CN"/>
        </w:rPr>
        <w:t xml:space="preserve">and </w:t>
      </w:r>
      <w:r>
        <w:rPr>
          <w:rFonts w:eastAsiaTheme="minorEastAsia" w:hint="eastAsia"/>
          <w:lang w:eastAsia="zh-CN"/>
        </w:rPr>
        <w:t xml:space="preserve">the proposed scheme </w:t>
      </w:r>
      <w:r w:rsidRPr="00661DCA">
        <w:rPr>
          <w:rFonts w:eastAsiaTheme="minorEastAsia" w:hint="eastAsia"/>
          <w:lang w:eastAsia="zh-CN"/>
        </w:rPr>
        <w:t xml:space="preserve">is able to </w:t>
      </w:r>
      <w:r w:rsidRPr="00661DCA">
        <w:rPr>
          <w:rFonts w:eastAsiaTheme="minorEastAsia"/>
          <w:lang w:eastAsia="zh-CN"/>
        </w:rPr>
        <w:t>disambiguate</w:t>
      </w:r>
      <w:r w:rsidRPr="00661DCA">
        <w:rPr>
          <w:rFonts w:eastAsiaTheme="minorEastAsia" w:hint="eastAsia"/>
          <w:lang w:eastAsia="zh-CN"/>
        </w:rPr>
        <w:t xml:space="preserve"> structural damage from sensor faults. T</w:t>
      </w:r>
      <w:r w:rsidRPr="00661DCA">
        <w:rPr>
          <w:rFonts w:eastAsiaTheme="minorEastAsia"/>
          <w:lang w:eastAsia="zh-CN"/>
        </w:rPr>
        <w:t>h</w:t>
      </w:r>
      <w:r w:rsidRPr="00661DCA">
        <w:rPr>
          <w:rFonts w:eastAsiaTheme="minorEastAsia" w:hint="eastAsia"/>
          <w:lang w:eastAsia="zh-CN"/>
        </w:rPr>
        <w:t>e effectiveness of the proposed algorithms is demonstrated through both simulation and a lab structure</w:t>
      </w:r>
    </w:p>
    <w:p w:rsidR="00D62C01" w:rsidRPr="005A74AF" w:rsidRDefault="00D62C01" w:rsidP="00D62C01">
      <w:pPr>
        <w:pStyle w:val="Heading5"/>
      </w:pPr>
      <w:r w:rsidRPr="005A74AF">
        <w:t>Acknowledgment</w:t>
      </w:r>
    </w:p>
    <w:p w:rsidR="00D251A3" w:rsidRPr="00617B2B" w:rsidRDefault="00D251A3" w:rsidP="00D251A3">
      <w:pPr>
        <w:pStyle w:val="IEEEParagraph"/>
        <w:rPr>
          <w:lang w:val="en-US"/>
        </w:rPr>
      </w:pPr>
      <w:r w:rsidRPr="00617B2B">
        <w:rPr>
          <w:rFonts w:hint="eastAsia"/>
          <w:lang w:val="en-US"/>
        </w:rPr>
        <w:t xml:space="preserve">This research is financially supported by Hong Kong ITC under the project ITS/392/09, and by the Hong Kong </w:t>
      </w:r>
      <w:r w:rsidRPr="00617B2B">
        <w:rPr>
          <w:rFonts w:hint="eastAsia"/>
          <w:lang w:val="en-US"/>
        </w:rPr>
        <w:lastRenderedPageBreak/>
        <w:t>Polytechnic University under the project 1-BB6C, and by Hong Kong RGC under the GRF project 5102/08E.</w:t>
      </w:r>
    </w:p>
    <w:p w:rsidR="00D62C01" w:rsidRDefault="00D62C01" w:rsidP="00D62C01">
      <w:pPr>
        <w:pStyle w:val="Heading5"/>
      </w:pPr>
      <w:r w:rsidRPr="005B520E">
        <w:t>References</w:t>
      </w:r>
    </w:p>
    <w:p w:rsidR="00D62C01" w:rsidRPr="00E64C18" w:rsidRDefault="00D62C01" w:rsidP="00D62C01">
      <w:pPr>
        <w:pStyle w:val="references"/>
      </w:pPr>
      <w:r w:rsidRPr="00E64C18">
        <w:t>Doebling, S., C. Farrar, and M. Prime, A summary review of vibration-based damage identification methods. Shock and Vibration Digest, 1998. 30(2): p. 91-105.</w:t>
      </w:r>
    </w:p>
    <w:p w:rsidR="00D62C01" w:rsidRPr="00E64C18" w:rsidRDefault="00D62C01" w:rsidP="00D62C01">
      <w:pPr>
        <w:pStyle w:val="references"/>
      </w:pPr>
      <w:r w:rsidRPr="00E64C18">
        <w:t>Eu, Z., H. Tan, and W. Seah, Wireless Sensor Networks Powered by Ambient Energy Harvesting: An Empirical Characterization.</w:t>
      </w:r>
    </w:p>
    <w:p w:rsidR="00D62C01" w:rsidRPr="00E64C18" w:rsidRDefault="00D62C01" w:rsidP="00D62C01">
      <w:pPr>
        <w:pStyle w:val="references"/>
      </w:pPr>
      <w:r w:rsidRPr="00E64C18">
        <w:t>Farinholt, K., et al., Energy Harvesting and Wireless Energy Transmission for Embedded SHM Sensor Nodes. Structural Health Monitoring, 2010. 9(3): p. 269.</w:t>
      </w:r>
    </w:p>
    <w:p w:rsidR="00D62C01" w:rsidRPr="00E64C18" w:rsidRDefault="00D62C01" w:rsidP="00D62C01">
      <w:pPr>
        <w:pStyle w:val="references"/>
      </w:pPr>
      <w:r w:rsidRPr="00E64C18">
        <w:t>Chebrolu, K., et al. Brimon: a sensor network system for railway bridge monitoring. 2008: Citeseer.</w:t>
      </w:r>
    </w:p>
    <w:p w:rsidR="00D62C01" w:rsidRPr="00E64C18" w:rsidRDefault="00D62C01" w:rsidP="00D62C01">
      <w:pPr>
        <w:pStyle w:val="references"/>
      </w:pPr>
      <w:r w:rsidRPr="00E64C18">
        <w:t>Chintalapudi, K., E. Johnson, and R. Govindan. Structural damage detection using wireless sensor-actuator networks. 2005.</w:t>
      </w:r>
    </w:p>
    <w:p w:rsidR="00D62C01" w:rsidRPr="00E64C18" w:rsidRDefault="00D62C01" w:rsidP="00D62C01">
      <w:pPr>
        <w:pStyle w:val="references"/>
      </w:pPr>
      <w:r w:rsidRPr="00E64C18">
        <w:t>Hackmann, G., et al. A holistic approach to decentralized structural damage localization using wireless sensor networks. 2008.</w:t>
      </w:r>
    </w:p>
    <w:p w:rsidR="00D62C01" w:rsidRPr="00E64C18" w:rsidRDefault="00D62C01" w:rsidP="00D62C01">
      <w:pPr>
        <w:pStyle w:val="references"/>
      </w:pPr>
      <w:r w:rsidRPr="00E64C18">
        <w:t>Lynch, J., et al., Embedment of structural monitoring algorithms in a wireless sensing unit. Structural Engineering and Mechanics, 2003. 15(3): p. 285-297.</w:t>
      </w:r>
    </w:p>
    <w:p w:rsidR="00D62C01" w:rsidRPr="00E64C18" w:rsidRDefault="00D62C01" w:rsidP="00D62C01">
      <w:pPr>
        <w:pStyle w:val="references"/>
      </w:pPr>
      <w:r w:rsidRPr="00E64C18">
        <w:t>Lynch, J., et al., Embedding damage detection algorithms in a wireless sensing unit for operational power efficiency. Smart Materials and Structures, 2004. 13: p. 800.</w:t>
      </w:r>
    </w:p>
    <w:p w:rsidR="00D62C01" w:rsidRPr="00E64C18" w:rsidRDefault="00D62C01" w:rsidP="00D62C01">
      <w:pPr>
        <w:pStyle w:val="references"/>
      </w:pPr>
      <w:r w:rsidRPr="00E64C18">
        <w:t>Lynch, J., et al. Power-efficient data management for a wireless structural monitoring system. 2003: Citeseer.</w:t>
      </w:r>
    </w:p>
    <w:p w:rsidR="00D62C01" w:rsidRPr="00E64C18" w:rsidRDefault="00D62C01" w:rsidP="00D62C01">
      <w:pPr>
        <w:pStyle w:val="references"/>
      </w:pPr>
      <w:r w:rsidRPr="00E64C18">
        <w:t>Wang, Y., J. Lynch, and K. Law, Wireless structural sensors using reliable communication protocols for data acquisition and interrogation. Ann Arbor. 1001: p. 48109.</w:t>
      </w:r>
    </w:p>
    <w:p w:rsidR="00D62C01" w:rsidRPr="00E64C18" w:rsidRDefault="00D62C01" w:rsidP="00D62C01">
      <w:pPr>
        <w:pStyle w:val="references"/>
      </w:pPr>
      <w:r w:rsidRPr="00E64C18">
        <w:t>Xu, N., et al. A wireless sensor network for structural monitoring. 2004: ACM.</w:t>
      </w:r>
    </w:p>
    <w:p w:rsidR="00D62C01" w:rsidRPr="00E64C18" w:rsidRDefault="00D62C01" w:rsidP="00D62C01">
      <w:pPr>
        <w:pStyle w:val="references"/>
      </w:pPr>
      <w:r w:rsidRPr="00E64C18">
        <w:t>Clouqueur, T., K. Saluja, and P. Ramanathan, Fault tolerance in collaborative sensor networks for target detection. IEEE transactions on computers, 2004. 53(3): p. 320-333.</w:t>
      </w:r>
    </w:p>
    <w:p w:rsidR="00D62C01" w:rsidRPr="00E64C18" w:rsidRDefault="00D62C01" w:rsidP="00D62C01">
      <w:pPr>
        <w:pStyle w:val="references"/>
      </w:pPr>
      <w:r w:rsidRPr="00E64C18">
        <w:t>Krishnamachari, B. and S. Iyengar, Distributed Bayesian algorithms for fault-tolerant event region detection in wireless sensor networks. IEEE transactions on computers, 2004: p. 241-250.</w:t>
      </w:r>
    </w:p>
    <w:p w:rsidR="00D62C01" w:rsidRPr="00E64C18" w:rsidRDefault="00D62C01" w:rsidP="00D62C01">
      <w:pPr>
        <w:pStyle w:val="references"/>
      </w:pPr>
      <w:r w:rsidRPr="00E64C18">
        <w:t>Luo, X., M. Dong, and Y. Huang, OPTIMAL FAULT-TOLERANT EVENT DETECTION IN WIRELESS SENSOR NETWORKS.</w:t>
      </w:r>
    </w:p>
    <w:p w:rsidR="00D62C01" w:rsidRPr="00E64C18" w:rsidRDefault="00D62C01" w:rsidP="00D62C01">
      <w:pPr>
        <w:pStyle w:val="references"/>
      </w:pPr>
      <w:r w:rsidRPr="00E64C18">
        <w:t>Luo, X., M. Dong, and Y. Huang, On distributed fault-tolerant detection in wireless sensor networks. IEEE transactions on computers, 2006: p. 58-70.</w:t>
      </w:r>
    </w:p>
    <w:p w:rsidR="00D62C01" w:rsidRPr="00E64C18" w:rsidRDefault="00D62C01" w:rsidP="00D62C01">
      <w:pPr>
        <w:pStyle w:val="references"/>
      </w:pPr>
      <w:r w:rsidRPr="00E64C18">
        <w:t>Clouqueur, T., et al. Value-fusion versus decision-fusion for fault-tolerance in collaborative target detection in sensor networks. 2001: Citeseer.</w:t>
      </w:r>
    </w:p>
    <w:p w:rsidR="00D62C01" w:rsidRPr="00E64C18" w:rsidRDefault="00D62C01" w:rsidP="00D62C01">
      <w:pPr>
        <w:pStyle w:val="references"/>
      </w:pPr>
      <w:r w:rsidRPr="00E64C18">
        <w:t>Doebling, S., et al., Damage identification and health monitoring of structural and mechanical systems from changes in their vibration characteristics: a literature review. 1996, LA--13070-MS, Los Alamos National Lab., NM (United States).</w:t>
      </w:r>
    </w:p>
    <w:p w:rsidR="00D62C01" w:rsidRPr="00E64C18" w:rsidRDefault="00D62C01" w:rsidP="00D62C01">
      <w:pPr>
        <w:pStyle w:val="references"/>
      </w:pPr>
      <w:r w:rsidRPr="00E64C18">
        <w:t>Mitchell, J., Introduction to machinery analysis and monitoring. 1993: Pennwell Corp.</w:t>
      </w:r>
    </w:p>
    <w:p w:rsidR="002C2769" w:rsidRPr="00D62C01" w:rsidRDefault="002C2769" w:rsidP="00D62C01">
      <w:pPr>
        <w:jc w:val="both"/>
        <w:rPr>
          <w:rFonts w:eastAsiaTheme="minorEastAsia"/>
          <w:lang w:eastAsia="zh-HK"/>
        </w:rPr>
      </w:pPr>
    </w:p>
    <w:sectPr w:rsidR="002C2769" w:rsidRPr="00D62C01" w:rsidSect="008216C4">
      <w:type w:val="continuous"/>
      <w:pgSz w:w="12240" w:h="15840" w:code="1"/>
      <w:pgMar w:top="1440" w:right="1080" w:bottom="1440" w:left="1080" w:header="720" w:footer="720" w:gutter="0"/>
      <w:pgNumType w:start="1"/>
      <w:cols w:num="2" w:space="36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27466" w:rsidRDefault="00C27466" w:rsidP="00C02E5D">
      <w:r>
        <w:separator/>
      </w:r>
    </w:p>
  </w:endnote>
  <w:endnote w:type="continuationSeparator" w:id="0">
    <w:p w:rsidR="00C27466" w:rsidRDefault="00C27466" w:rsidP="00C02E5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新細明體">
    <w:altName w:val="PMingLiU"/>
    <w:panose1 w:val="02020300000000000000"/>
    <w:charset w:val="88"/>
    <w:family w:val="roman"/>
    <w:pitch w:val="variable"/>
    <w:sig w:usb0="00000003" w:usb1="080E0000" w:usb2="00000016" w:usb3="00000000" w:csb0="00100001" w:csb1="00000000"/>
  </w:font>
  <w:font w:name="SimSun">
    <w:altName w:val="宋体"/>
    <w:panose1 w:val="02010600030101010101"/>
    <w:charset w:val="86"/>
    <w:family w:val="auto"/>
    <w:pitch w:val="variable"/>
    <w:sig w:usb0="00000003" w:usb1="080E0000" w:usb2="00000010" w:usb3="00000000" w:csb0="00040001"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A00002BF" w:usb1="68C7FCFB" w:usb2="00000010" w:usb3="00000000" w:csb0="0002009F" w:csb1="00000000"/>
  </w:font>
  <w:font w:name="PMingLiU">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Cambria Math">
    <w:panose1 w:val="02040503050406030204"/>
    <w:charset w:val="00"/>
    <w:family w:val="roman"/>
    <w:pitch w:val="variable"/>
    <w:sig w:usb0="A00002EF" w:usb1="420020EB" w:usb2="00000000" w:usb3="00000000" w:csb0="0000009F" w:csb1="00000000"/>
  </w:font>
  <w:font w:name="TimesNewRomanPSMT">
    <w:altName w:val="Times New Roman"/>
    <w:panose1 w:val="00000000000000000000"/>
    <w:charset w:val="00"/>
    <w:family w:val="roman"/>
    <w:notTrueType/>
    <w:pitch w:val="default"/>
    <w:sig w:usb0="00000003" w:usb1="080E0000" w:usb2="00000010" w:usb3="00000000" w:csb0="00040001" w:csb1="00000000"/>
  </w:font>
  <w:font w:name="CMMI10">
    <w:altName w:val="Arial"/>
    <w:panose1 w:val="00000000000000000000"/>
    <w:charset w:val="00"/>
    <w:family w:val="swiss"/>
    <w:notTrueType/>
    <w:pitch w:val="default"/>
    <w:sig w:usb0="00000003" w:usb1="080E0000" w:usb2="00000010" w:usb3="00000000" w:csb0="00040001" w:csb1="00000000"/>
  </w:font>
  <w:font w:name="CMSY10">
    <w:altName w:val="MS Mincho"/>
    <w:panose1 w:val="00000000000000000000"/>
    <w:charset w:val="80"/>
    <w:family w:val="auto"/>
    <w:notTrueType/>
    <w:pitch w:val="default"/>
    <w:sig w:usb0="00000001" w:usb1="08070000" w:usb2="00000010" w:usb3="00000000" w:csb0="00020000" w:csb1="00000000"/>
  </w:font>
  <w:font w:name="CMR10">
    <w:altName w:val="Arial"/>
    <w:panose1 w:val="00000000000000000000"/>
    <w:charset w:val="00"/>
    <w:family w:val="swiss"/>
    <w:notTrueType/>
    <w:pitch w:val="default"/>
    <w:sig w:usb0="00000003" w:usb1="080E0000" w:usb2="00000010" w:usb3="00000000" w:csb0="00040001"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27466" w:rsidRDefault="00C27466" w:rsidP="00C02E5D">
      <w:r>
        <w:separator/>
      </w:r>
    </w:p>
  </w:footnote>
  <w:footnote w:type="continuationSeparator" w:id="0">
    <w:p w:rsidR="00C27466" w:rsidRDefault="00C27466" w:rsidP="00C02E5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02611A5"/>
    <w:multiLevelType w:val="hybridMultilevel"/>
    <w:tmpl w:val="0C22DDB0"/>
    <w:lvl w:ilvl="0" w:tplc="AF364450">
      <w:start w:val="1"/>
      <w:numFmt w:val="decimal"/>
      <w:lvlText w:val="%1."/>
      <w:lvlJc w:val="left"/>
      <w:pPr>
        <w:ind w:left="648" w:hanging="360"/>
      </w:pPr>
      <w:rPr>
        <w:rFonts w:hint="default"/>
      </w:rPr>
    </w:lvl>
    <w:lvl w:ilvl="1" w:tplc="04090019" w:tentative="1">
      <w:start w:val="1"/>
      <w:numFmt w:val="ideographTraditional"/>
      <w:lvlText w:val="%2、"/>
      <w:lvlJc w:val="left"/>
      <w:pPr>
        <w:ind w:left="1248" w:hanging="480"/>
      </w:pPr>
    </w:lvl>
    <w:lvl w:ilvl="2" w:tplc="0409001B" w:tentative="1">
      <w:start w:val="1"/>
      <w:numFmt w:val="lowerRoman"/>
      <w:lvlText w:val="%3."/>
      <w:lvlJc w:val="right"/>
      <w:pPr>
        <w:ind w:left="1728" w:hanging="480"/>
      </w:pPr>
    </w:lvl>
    <w:lvl w:ilvl="3" w:tplc="0409000F" w:tentative="1">
      <w:start w:val="1"/>
      <w:numFmt w:val="decimal"/>
      <w:lvlText w:val="%4."/>
      <w:lvlJc w:val="left"/>
      <w:pPr>
        <w:ind w:left="2208" w:hanging="480"/>
      </w:pPr>
    </w:lvl>
    <w:lvl w:ilvl="4" w:tplc="04090019" w:tentative="1">
      <w:start w:val="1"/>
      <w:numFmt w:val="ideographTraditional"/>
      <w:lvlText w:val="%5、"/>
      <w:lvlJc w:val="left"/>
      <w:pPr>
        <w:ind w:left="2688" w:hanging="480"/>
      </w:pPr>
    </w:lvl>
    <w:lvl w:ilvl="5" w:tplc="0409001B" w:tentative="1">
      <w:start w:val="1"/>
      <w:numFmt w:val="lowerRoman"/>
      <w:lvlText w:val="%6."/>
      <w:lvlJc w:val="right"/>
      <w:pPr>
        <w:ind w:left="3168" w:hanging="480"/>
      </w:pPr>
    </w:lvl>
    <w:lvl w:ilvl="6" w:tplc="0409000F" w:tentative="1">
      <w:start w:val="1"/>
      <w:numFmt w:val="decimal"/>
      <w:lvlText w:val="%7."/>
      <w:lvlJc w:val="left"/>
      <w:pPr>
        <w:ind w:left="3648" w:hanging="480"/>
      </w:pPr>
    </w:lvl>
    <w:lvl w:ilvl="7" w:tplc="04090019" w:tentative="1">
      <w:start w:val="1"/>
      <w:numFmt w:val="ideographTraditional"/>
      <w:lvlText w:val="%8、"/>
      <w:lvlJc w:val="left"/>
      <w:pPr>
        <w:ind w:left="4128" w:hanging="480"/>
      </w:pPr>
    </w:lvl>
    <w:lvl w:ilvl="8" w:tplc="0409001B" w:tentative="1">
      <w:start w:val="1"/>
      <w:numFmt w:val="lowerRoman"/>
      <w:lvlText w:val="%9."/>
      <w:lvlJc w:val="right"/>
      <w:pPr>
        <w:ind w:left="4608" w:hanging="480"/>
      </w:pPr>
    </w:lvl>
  </w:abstractNum>
  <w:abstractNum w:abstractNumId="1">
    <w:nsid w:val="3F7365ED"/>
    <w:multiLevelType w:val="hybridMultilevel"/>
    <w:tmpl w:val="0C22DDB0"/>
    <w:lvl w:ilvl="0" w:tplc="AF364450">
      <w:start w:val="1"/>
      <w:numFmt w:val="decimal"/>
      <w:lvlText w:val="%1."/>
      <w:lvlJc w:val="left"/>
      <w:pPr>
        <w:ind w:left="648" w:hanging="360"/>
      </w:pPr>
      <w:rPr>
        <w:rFonts w:hint="default"/>
      </w:rPr>
    </w:lvl>
    <w:lvl w:ilvl="1" w:tplc="04090019" w:tentative="1">
      <w:start w:val="1"/>
      <w:numFmt w:val="ideographTraditional"/>
      <w:lvlText w:val="%2、"/>
      <w:lvlJc w:val="left"/>
      <w:pPr>
        <w:ind w:left="1248" w:hanging="480"/>
      </w:pPr>
    </w:lvl>
    <w:lvl w:ilvl="2" w:tplc="0409001B" w:tentative="1">
      <w:start w:val="1"/>
      <w:numFmt w:val="lowerRoman"/>
      <w:lvlText w:val="%3."/>
      <w:lvlJc w:val="right"/>
      <w:pPr>
        <w:ind w:left="1728" w:hanging="480"/>
      </w:pPr>
    </w:lvl>
    <w:lvl w:ilvl="3" w:tplc="0409000F" w:tentative="1">
      <w:start w:val="1"/>
      <w:numFmt w:val="decimal"/>
      <w:lvlText w:val="%4."/>
      <w:lvlJc w:val="left"/>
      <w:pPr>
        <w:ind w:left="2208" w:hanging="480"/>
      </w:pPr>
    </w:lvl>
    <w:lvl w:ilvl="4" w:tplc="04090019" w:tentative="1">
      <w:start w:val="1"/>
      <w:numFmt w:val="ideographTraditional"/>
      <w:lvlText w:val="%5、"/>
      <w:lvlJc w:val="left"/>
      <w:pPr>
        <w:ind w:left="2688" w:hanging="480"/>
      </w:pPr>
    </w:lvl>
    <w:lvl w:ilvl="5" w:tplc="0409001B" w:tentative="1">
      <w:start w:val="1"/>
      <w:numFmt w:val="lowerRoman"/>
      <w:lvlText w:val="%6."/>
      <w:lvlJc w:val="right"/>
      <w:pPr>
        <w:ind w:left="3168" w:hanging="480"/>
      </w:pPr>
    </w:lvl>
    <w:lvl w:ilvl="6" w:tplc="0409000F" w:tentative="1">
      <w:start w:val="1"/>
      <w:numFmt w:val="decimal"/>
      <w:lvlText w:val="%7."/>
      <w:lvlJc w:val="left"/>
      <w:pPr>
        <w:ind w:left="3648" w:hanging="480"/>
      </w:pPr>
    </w:lvl>
    <w:lvl w:ilvl="7" w:tplc="04090019" w:tentative="1">
      <w:start w:val="1"/>
      <w:numFmt w:val="ideographTraditional"/>
      <w:lvlText w:val="%8、"/>
      <w:lvlJc w:val="left"/>
      <w:pPr>
        <w:ind w:left="4128" w:hanging="480"/>
      </w:pPr>
    </w:lvl>
    <w:lvl w:ilvl="8" w:tplc="0409001B" w:tentative="1">
      <w:start w:val="1"/>
      <w:numFmt w:val="lowerRoman"/>
      <w:lvlText w:val="%9."/>
      <w:lvlJc w:val="right"/>
      <w:pPr>
        <w:ind w:left="4608" w:hanging="480"/>
      </w:pPr>
    </w:lvl>
  </w:abstractNum>
  <w:abstractNum w:abstractNumId="2">
    <w:nsid w:val="4189603E"/>
    <w:multiLevelType w:val="multilevel"/>
    <w:tmpl w:val="F3FA876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3">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4">
    <w:nsid w:val="6CD32DA8"/>
    <w:multiLevelType w:val="singleLevel"/>
    <w:tmpl w:val="166470C2"/>
    <w:lvl w:ilvl="0">
      <w:start w:val="1"/>
      <w:numFmt w:val="upperRoman"/>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2"/>
  </w:num>
  <w:num w:numId="2">
    <w:abstractNumId w:val="3"/>
  </w:num>
  <w:num w:numId="3">
    <w:abstractNumId w:val="4"/>
  </w:num>
  <w:num w:numId="4">
    <w:abstractNumId w:val="1"/>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textFit" w:percent="111"/>
  <w:displayBackgroundShape/>
  <w:bordersDoNotSurroundHeader/>
  <w:bordersDoNotSurroundFooter/>
  <w:proofState w:spelling="clean" w:grammar="clean"/>
  <w:trackRevisions/>
  <w:defaultTabStop w:val="480"/>
  <w:displayHorizontalDrawingGridEvery w:val="0"/>
  <w:displayVerticalDrawingGridEvery w:val="2"/>
  <w:characterSpacingControl w:val="compressPunctuation"/>
  <w:hdrShapeDefaults>
    <o:shapedefaults v:ext="edit" spidmax="22529">
      <o:colormru v:ext="edit" colors="#9f9"/>
      <o:colormenu v:ext="edit" fillcolor="#9f9"/>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D62C01"/>
    <w:rsid w:val="00003D94"/>
    <w:rsid w:val="000122F0"/>
    <w:rsid w:val="00015A5C"/>
    <w:rsid w:val="00016F5C"/>
    <w:rsid w:val="00021635"/>
    <w:rsid w:val="0002485C"/>
    <w:rsid w:val="000423A7"/>
    <w:rsid w:val="00072A9A"/>
    <w:rsid w:val="000909FB"/>
    <w:rsid w:val="00093B2B"/>
    <w:rsid w:val="000B4321"/>
    <w:rsid w:val="000D234A"/>
    <w:rsid w:val="000F4D6D"/>
    <w:rsid w:val="000F6D2A"/>
    <w:rsid w:val="000F74A6"/>
    <w:rsid w:val="0010503B"/>
    <w:rsid w:val="00107C87"/>
    <w:rsid w:val="00134949"/>
    <w:rsid w:val="00180C5C"/>
    <w:rsid w:val="00187E54"/>
    <w:rsid w:val="001A401C"/>
    <w:rsid w:val="001A66FF"/>
    <w:rsid w:val="001D506F"/>
    <w:rsid w:val="001D6DE3"/>
    <w:rsid w:val="001F4705"/>
    <w:rsid w:val="002321A0"/>
    <w:rsid w:val="00242D29"/>
    <w:rsid w:val="002438E4"/>
    <w:rsid w:val="002515F5"/>
    <w:rsid w:val="002566F9"/>
    <w:rsid w:val="00293018"/>
    <w:rsid w:val="00294E42"/>
    <w:rsid w:val="002C0F80"/>
    <w:rsid w:val="002C2769"/>
    <w:rsid w:val="002F7C48"/>
    <w:rsid w:val="00300BC8"/>
    <w:rsid w:val="00304CAE"/>
    <w:rsid w:val="00306A7C"/>
    <w:rsid w:val="00321766"/>
    <w:rsid w:val="00384564"/>
    <w:rsid w:val="003A393E"/>
    <w:rsid w:val="003C70B6"/>
    <w:rsid w:val="003E504B"/>
    <w:rsid w:val="003E7E59"/>
    <w:rsid w:val="003F6D89"/>
    <w:rsid w:val="00414095"/>
    <w:rsid w:val="00417952"/>
    <w:rsid w:val="004B5C95"/>
    <w:rsid w:val="004C1B32"/>
    <w:rsid w:val="004E3E3D"/>
    <w:rsid w:val="004F0AF2"/>
    <w:rsid w:val="004F150A"/>
    <w:rsid w:val="00560F95"/>
    <w:rsid w:val="005970EB"/>
    <w:rsid w:val="005A5FCD"/>
    <w:rsid w:val="005B091B"/>
    <w:rsid w:val="005B4D2C"/>
    <w:rsid w:val="005C03A0"/>
    <w:rsid w:val="005C0ED6"/>
    <w:rsid w:val="005D00D7"/>
    <w:rsid w:val="005E2B81"/>
    <w:rsid w:val="005E38FB"/>
    <w:rsid w:val="00602426"/>
    <w:rsid w:val="00626CE9"/>
    <w:rsid w:val="006521A9"/>
    <w:rsid w:val="0067176B"/>
    <w:rsid w:val="006801FD"/>
    <w:rsid w:val="00681668"/>
    <w:rsid w:val="00690852"/>
    <w:rsid w:val="006C6D4A"/>
    <w:rsid w:val="006E58B3"/>
    <w:rsid w:val="006E6DA1"/>
    <w:rsid w:val="006F7115"/>
    <w:rsid w:val="00710002"/>
    <w:rsid w:val="0072290E"/>
    <w:rsid w:val="0072720E"/>
    <w:rsid w:val="007316BB"/>
    <w:rsid w:val="007371AB"/>
    <w:rsid w:val="00753ABF"/>
    <w:rsid w:val="00777A06"/>
    <w:rsid w:val="0078050B"/>
    <w:rsid w:val="00795CC1"/>
    <w:rsid w:val="007B6865"/>
    <w:rsid w:val="007E0E85"/>
    <w:rsid w:val="007F3EC7"/>
    <w:rsid w:val="008216C4"/>
    <w:rsid w:val="00831EE7"/>
    <w:rsid w:val="00833139"/>
    <w:rsid w:val="008470B0"/>
    <w:rsid w:val="00865994"/>
    <w:rsid w:val="00867693"/>
    <w:rsid w:val="00877FCD"/>
    <w:rsid w:val="008929BB"/>
    <w:rsid w:val="008953E6"/>
    <w:rsid w:val="008C6EEA"/>
    <w:rsid w:val="008F5806"/>
    <w:rsid w:val="008F5C74"/>
    <w:rsid w:val="0090531D"/>
    <w:rsid w:val="009222D2"/>
    <w:rsid w:val="00922E56"/>
    <w:rsid w:val="00923E45"/>
    <w:rsid w:val="00950E93"/>
    <w:rsid w:val="00970132"/>
    <w:rsid w:val="00987BA1"/>
    <w:rsid w:val="009A0AD0"/>
    <w:rsid w:val="009A7664"/>
    <w:rsid w:val="009D24D7"/>
    <w:rsid w:val="009F78C8"/>
    <w:rsid w:val="00A056AF"/>
    <w:rsid w:val="00A07BAC"/>
    <w:rsid w:val="00A16C28"/>
    <w:rsid w:val="00A171FB"/>
    <w:rsid w:val="00A515D5"/>
    <w:rsid w:val="00A82508"/>
    <w:rsid w:val="00AA7CF5"/>
    <w:rsid w:val="00AB33E5"/>
    <w:rsid w:val="00AC5BEF"/>
    <w:rsid w:val="00AE33DF"/>
    <w:rsid w:val="00AF3A7F"/>
    <w:rsid w:val="00B02D4A"/>
    <w:rsid w:val="00B956D9"/>
    <w:rsid w:val="00BF45B2"/>
    <w:rsid w:val="00BF5A16"/>
    <w:rsid w:val="00C02E5D"/>
    <w:rsid w:val="00C043BF"/>
    <w:rsid w:val="00C06F40"/>
    <w:rsid w:val="00C10D5C"/>
    <w:rsid w:val="00C222D6"/>
    <w:rsid w:val="00C27466"/>
    <w:rsid w:val="00C52D5A"/>
    <w:rsid w:val="00C628C3"/>
    <w:rsid w:val="00C62D23"/>
    <w:rsid w:val="00C65461"/>
    <w:rsid w:val="00CA603D"/>
    <w:rsid w:val="00CB2CC9"/>
    <w:rsid w:val="00CC7595"/>
    <w:rsid w:val="00CD008C"/>
    <w:rsid w:val="00CD37C7"/>
    <w:rsid w:val="00CE052C"/>
    <w:rsid w:val="00CF0CB8"/>
    <w:rsid w:val="00D251A3"/>
    <w:rsid w:val="00D30024"/>
    <w:rsid w:val="00D329DF"/>
    <w:rsid w:val="00D61595"/>
    <w:rsid w:val="00D62C01"/>
    <w:rsid w:val="00D85BF3"/>
    <w:rsid w:val="00DA2BCF"/>
    <w:rsid w:val="00DA3D19"/>
    <w:rsid w:val="00DB4C39"/>
    <w:rsid w:val="00DD0C9C"/>
    <w:rsid w:val="00DD6311"/>
    <w:rsid w:val="00DE7195"/>
    <w:rsid w:val="00E022B9"/>
    <w:rsid w:val="00E457B5"/>
    <w:rsid w:val="00E469E7"/>
    <w:rsid w:val="00E7592C"/>
    <w:rsid w:val="00E84A22"/>
    <w:rsid w:val="00EA06C0"/>
    <w:rsid w:val="00EA0A48"/>
    <w:rsid w:val="00EA67FE"/>
    <w:rsid w:val="00EB2DDA"/>
    <w:rsid w:val="00ED5E39"/>
    <w:rsid w:val="00F01CB9"/>
    <w:rsid w:val="00F0391D"/>
    <w:rsid w:val="00F040AF"/>
    <w:rsid w:val="00F1462A"/>
    <w:rsid w:val="00F23E47"/>
    <w:rsid w:val="00F4657B"/>
    <w:rsid w:val="00F64B33"/>
    <w:rsid w:val="00F6505E"/>
    <w:rsid w:val="00F76E52"/>
    <w:rsid w:val="00F87906"/>
    <w:rsid w:val="00F964CA"/>
    <w:rsid w:val="00FB65F3"/>
    <w:rsid w:val="00FD05E3"/>
    <w:rsid w:val="00FE509F"/>
    <w:rsid w:val="00FF59A8"/>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2529">
      <o:colormru v:ext="edit" colors="#9f9"/>
      <o:colormenu v:ext="edit" fillcolor="#9f9"/>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2C01"/>
    <w:pPr>
      <w:jc w:val="center"/>
    </w:pPr>
    <w:rPr>
      <w:rFonts w:ascii="Times New Roman" w:eastAsia="SimSun" w:hAnsi="Times New Roman" w:cs="Times New Roman"/>
      <w:kern w:val="0"/>
      <w:sz w:val="20"/>
      <w:szCs w:val="20"/>
      <w:lang w:eastAsia="en-US"/>
    </w:rPr>
  </w:style>
  <w:style w:type="paragraph" w:styleId="Heading1">
    <w:name w:val="heading 1"/>
    <w:basedOn w:val="Normal"/>
    <w:next w:val="Normal"/>
    <w:link w:val="Heading1Char"/>
    <w:qFormat/>
    <w:rsid w:val="00D62C01"/>
    <w:pPr>
      <w:keepNext/>
      <w:keepLines/>
      <w:numPr>
        <w:numId w:val="1"/>
      </w:numPr>
      <w:tabs>
        <w:tab w:val="left" w:pos="216"/>
      </w:tabs>
      <w:spacing w:before="160" w:after="80"/>
      <w:outlineLvl w:val="0"/>
    </w:pPr>
    <w:rPr>
      <w:smallCaps/>
      <w:noProof/>
    </w:rPr>
  </w:style>
  <w:style w:type="paragraph" w:styleId="Heading2">
    <w:name w:val="heading 2"/>
    <w:basedOn w:val="Normal"/>
    <w:next w:val="Normal"/>
    <w:link w:val="Heading2Char"/>
    <w:qFormat/>
    <w:rsid w:val="00D62C01"/>
    <w:pPr>
      <w:keepNext/>
      <w:keepLines/>
      <w:numPr>
        <w:ilvl w:val="1"/>
        <w:numId w:val="1"/>
      </w:numPr>
      <w:spacing w:before="120" w:after="60"/>
      <w:jc w:val="left"/>
      <w:outlineLvl w:val="1"/>
    </w:pPr>
    <w:rPr>
      <w:i/>
      <w:iCs/>
      <w:noProof/>
    </w:rPr>
  </w:style>
  <w:style w:type="paragraph" w:styleId="Heading3">
    <w:name w:val="heading 3"/>
    <w:basedOn w:val="Normal"/>
    <w:next w:val="Normal"/>
    <w:link w:val="Heading3Char"/>
    <w:qFormat/>
    <w:rsid w:val="00D62C01"/>
    <w:pPr>
      <w:numPr>
        <w:ilvl w:val="2"/>
        <w:numId w:val="1"/>
      </w:numPr>
      <w:spacing w:line="240" w:lineRule="exact"/>
      <w:jc w:val="both"/>
      <w:outlineLvl w:val="2"/>
    </w:pPr>
    <w:rPr>
      <w:i/>
      <w:iCs/>
      <w:noProof/>
    </w:rPr>
  </w:style>
  <w:style w:type="paragraph" w:styleId="Heading4">
    <w:name w:val="heading 4"/>
    <w:basedOn w:val="Normal"/>
    <w:next w:val="Normal"/>
    <w:link w:val="Heading4Char"/>
    <w:qFormat/>
    <w:rsid w:val="00D62C01"/>
    <w:pPr>
      <w:numPr>
        <w:ilvl w:val="3"/>
        <w:numId w:val="1"/>
      </w:numPr>
      <w:tabs>
        <w:tab w:val="num" w:pos="720"/>
      </w:tabs>
      <w:spacing w:before="40" w:after="40"/>
      <w:jc w:val="both"/>
      <w:outlineLvl w:val="3"/>
    </w:pPr>
    <w:rPr>
      <w:i/>
      <w:iCs/>
      <w:noProof/>
    </w:rPr>
  </w:style>
  <w:style w:type="paragraph" w:styleId="Heading5">
    <w:name w:val="heading 5"/>
    <w:basedOn w:val="Normal"/>
    <w:next w:val="Normal"/>
    <w:link w:val="Heading5Char"/>
    <w:qFormat/>
    <w:rsid w:val="00D62C01"/>
    <w:pPr>
      <w:tabs>
        <w:tab w:val="left" w:pos="360"/>
      </w:tabs>
      <w:spacing w:before="160" w:after="80"/>
      <w:outlineLvl w:val="4"/>
    </w:pPr>
    <w:rPr>
      <w:smallCaps/>
      <w:noProof/>
    </w:rPr>
  </w:style>
  <w:style w:type="paragraph" w:styleId="Heading6">
    <w:name w:val="heading 6"/>
    <w:basedOn w:val="Normal"/>
    <w:next w:val="Normal"/>
    <w:link w:val="Heading6Char"/>
    <w:qFormat/>
    <w:rsid w:val="00D62C01"/>
    <w:pPr>
      <w:tabs>
        <w:tab w:val="num" w:pos="1931"/>
      </w:tabs>
      <w:spacing w:before="240" w:after="60"/>
      <w:ind w:left="720" w:firstLine="131"/>
      <w:jc w:val="left"/>
      <w:outlineLvl w:val="5"/>
    </w:pPr>
    <w:rPr>
      <w:b/>
      <w:bCs/>
      <w:sz w:val="22"/>
      <w:szCs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62C01"/>
    <w:rPr>
      <w:rFonts w:ascii="Times New Roman" w:eastAsia="SimSun" w:hAnsi="Times New Roman" w:cs="Times New Roman"/>
      <w:smallCaps/>
      <w:noProof/>
      <w:kern w:val="0"/>
      <w:sz w:val="20"/>
      <w:szCs w:val="20"/>
      <w:lang w:eastAsia="en-US"/>
    </w:rPr>
  </w:style>
  <w:style w:type="character" w:customStyle="1" w:styleId="Heading2Char">
    <w:name w:val="Heading 2 Char"/>
    <w:basedOn w:val="DefaultParagraphFont"/>
    <w:link w:val="Heading2"/>
    <w:rsid w:val="00D62C01"/>
    <w:rPr>
      <w:rFonts w:ascii="Times New Roman" w:eastAsia="SimSun" w:hAnsi="Times New Roman" w:cs="Times New Roman"/>
      <w:i/>
      <w:iCs/>
      <w:noProof/>
      <w:kern w:val="0"/>
      <w:sz w:val="20"/>
      <w:szCs w:val="20"/>
      <w:lang w:eastAsia="en-US"/>
    </w:rPr>
  </w:style>
  <w:style w:type="character" w:customStyle="1" w:styleId="Heading3Char">
    <w:name w:val="Heading 3 Char"/>
    <w:basedOn w:val="DefaultParagraphFont"/>
    <w:link w:val="Heading3"/>
    <w:rsid w:val="00D62C01"/>
    <w:rPr>
      <w:rFonts w:ascii="Times New Roman" w:eastAsia="SimSun" w:hAnsi="Times New Roman" w:cs="Times New Roman"/>
      <w:i/>
      <w:iCs/>
      <w:noProof/>
      <w:kern w:val="0"/>
      <w:sz w:val="20"/>
      <w:szCs w:val="20"/>
      <w:lang w:eastAsia="en-US"/>
    </w:rPr>
  </w:style>
  <w:style w:type="character" w:customStyle="1" w:styleId="Heading4Char">
    <w:name w:val="Heading 4 Char"/>
    <w:basedOn w:val="DefaultParagraphFont"/>
    <w:link w:val="Heading4"/>
    <w:rsid w:val="00D62C01"/>
    <w:rPr>
      <w:rFonts w:ascii="Times New Roman" w:eastAsia="SimSun" w:hAnsi="Times New Roman" w:cs="Times New Roman"/>
      <w:i/>
      <w:iCs/>
      <w:noProof/>
      <w:kern w:val="0"/>
      <w:sz w:val="20"/>
      <w:szCs w:val="20"/>
      <w:lang w:eastAsia="en-US"/>
    </w:rPr>
  </w:style>
  <w:style w:type="character" w:customStyle="1" w:styleId="Heading5Char">
    <w:name w:val="Heading 5 Char"/>
    <w:basedOn w:val="DefaultParagraphFont"/>
    <w:link w:val="Heading5"/>
    <w:rsid w:val="00D62C01"/>
    <w:rPr>
      <w:rFonts w:ascii="Times New Roman" w:eastAsia="SimSun" w:hAnsi="Times New Roman" w:cs="Times New Roman"/>
      <w:smallCaps/>
      <w:noProof/>
      <w:kern w:val="0"/>
      <w:sz w:val="20"/>
      <w:szCs w:val="20"/>
      <w:lang w:eastAsia="en-US"/>
    </w:rPr>
  </w:style>
  <w:style w:type="character" w:customStyle="1" w:styleId="Heading6Char">
    <w:name w:val="Heading 6 Char"/>
    <w:basedOn w:val="DefaultParagraphFont"/>
    <w:link w:val="Heading6"/>
    <w:rsid w:val="00D62C01"/>
    <w:rPr>
      <w:rFonts w:ascii="Times New Roman" w:eastAsia="SimSun" w:hAnsi="Times New Roman" w:cs="Times New Roman"/>
      <w:b/>
      <w:bCs/>
      <w:kern w:val="0"/>
      <w:sz w:val="22"/>
      <w:lang w:val="en-GB" w:eastAsia="en-US"/>
    </w:rPr>
  </w:style>
  <w:style w:type="paragraph" w:customStyle="1" w:styleId="Abstract">
    <w:name w:val="Abstract"/>
    <w:rsid w:val="00D62C01"/>
    <w:pPr>
      <w:spacing w:after="200"/>
      <w:jc w:val="both"/>
    </w:pPr>
    <w:rPr>
      <w:rFonts w:ascii="Times New Roman" w:eastAsia="SimSun" w:hAnsi="Times New Roman" w:cs="Times New Roman"/>
      <w:b/>
      <w:bCs/>
      <w:kern w:val="0"/>
      <w:sz w:val="18"/>
      <w:szCs w:val="18"/>
      <w:lang w:eastAsia="en-US"/>
    </w:rPr>
  </w:style>
  <w:style w:type="paragraph" w:customStyle="1" w:styleId="Affiliation">
    <w:name w:val="Affiliation"/>
    <w:rsid w:val="00D62C01"/>
    <w:pPr>
      <w:jc w:val="center"/>
    </w:pPr>
    <w:rPr>
      <w:rFonts w:ascii="Times New Roman" w:eastAsia="SimSun" w:hAnsi="Times New Roman" w:cs="Times New Roman"/>
      <w:kern w:val="0"/>
      <w:sz w:val="20"/>
      <w:szCs w:val="20"/>
      <w:lang w:eastAsia="en-US"/>
    </w:rPr>
  </w:style>
  <w:style w:type="paragraph" w:customStyle="1" w:styleId="Author">
    <w:name w:val="Author"/>
    <w:rsid w:val="00D62C01"/>
    <w:pPr>
      <w:spacing w:before="360" w:after="40"/>
      <w:jc w:val="center"/>
    </w:pPr>
    <w:rPr>
      <w:rFonts w:ascii="Times New Roman" w:eastAsia="SimSun" w:hAnsi="Times New Roman" w:cs="Times New Roman"/>
      <w:noProof/>
      <w:kern w:val="0"/>
      <w:sz w:val="22"/>
      <w:lang w:eastAsia="en-US"/>
    </w:rPr>
  </w:style>
  <w:style w:type="paragraph" w:styleId="BodyText">
    <w:name w:val="Body Text"/>
    <w:basedOn w:val="Normal"/>
    <w:link w:val="BodyTextChar"/>
    <w:rsid w:val="00D62C01"/>
    <w:pPr>
      <w:spacing w:line="228" w:lineRule="auto"/>
      <w:ind w:firstLine="288"/>
      <w:jc w:val="both"/>
    </w:pPr>
    <w:rPr>
      <w:spacing w:val="-1"/>
    </w:rPr>
  </w:style>
  <w:style w:type="character" w:customStyle="1" w:styleId="BodyTextChar">
    <w:name w:val="Body Text Char"/>
    <w:basedOn w:val="DefaultParagraphFont"/>
    <w:link w:val="BodyText"/>
    <w:rsid w:val="00D62C01"/>
    <w:rPr>
      <w:rFonts w:ascii="Times New Roman" w:eastAsia="SimSun" w:hAnsi="Times New Roman" w:cs="Times New Roman"/>
      <w:spacing w:val="-1"/>
      <w:kern w:val="0"/>
      <w:sz w:val="20"/>
      <w:szCs w:val="20"/>
      <w:lang w:eastAsia="en-US"/>
    </w:rPr>
  </w:style>
  <w:style w:type="paragraph" w:customStyle="1" w:styleId="bulletlist">
    <w:name w:val="bullet list"/>
    <w:basedOn w:val="BodyText"/>
    <w:rsid w:val="00D62C01"/>
    <w:pPr>
      <w:tabs>
        <w:tab w:val="num" w:pos="648"/>
      </w:tabs>
      <w:ind w:left="648" w:hanging="360"/>
    </w:pPr>
  </w:style>
  <w:style w:type="paragraph" w:customStyle="1" w:styleId="equation">
    <w:name w:val="equation"/>
    <w:basedOn w:val="Normal"/>
    <w:rsid w:val="00D62C01"/>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D62C01"/>
    <w:pPr>
      <w:tabs>
        <w:tab w:val="num" w:pos="720"/>
      </w:tabs>
      <w:spacing w:before="80" w:after="200"/>
      <w:jc w:val="center"/>
    </w:pPr>
    <w:rPr>
      <w:rFonts w:ascii="Times New Roman" w:eastAsia="SimSun" w:hAnsi="Times New Roman" w:cs="Times New Roman"/>
      <w:noProof/>
      <w:kern w:val="0"/>
      <w:sz w:val="16"/>
      <w:szCs w:val="16"/>
      <w:lang w:eastAsia="en-US"/>
    </w:rPr>
  </w:style>
  <w:style w:type="paragraph" w:customStyle="1" w:styleId="footnote">
    <w:name w:val="footnote"/>
    <w:rsid w:val="00D62C01"/>
    <w:pPr>
      <w:framePr w:hSpace="187" w:vSpace="187" w:wrap="notBeside" w:vAnchor="text" w:hAnchor="page" w:x="6121" w:y="577"/>
      <w:tabs>
        <w:tab w:val="num" w:pos="648"/>
      </w:tabs>
      <w:spacing w:after="40"/>
      <w:ind w:firstLine="288"/>
    </w:pPr>
    <w:rPr>
      <w:rFonts w:ascii="Times New Roman" w:eastAsia="SimSun" w:hAnsi="Times New Roman" w:cs="Times New Roman"/>
      <w:kern w:val="0"/>
      <w:sz w:val="16"/>
      <w:szCs w:val="16"/>
      <w:lang w:eastAsia="en-US"/>
    </w:rPr>
  </w:style>
  <w:style w:type="paragraph" w:customStyle="1" w:styleId="keywords">
    <w:name w:val="key words"/>
    <w:rsid w:val="00D62C01"/>
    <w:pPr>
      <w:spacing w:after="120"/>
      <w:ind w:firstLine="288"/>
      <w:jc w:val="both"/>
    </w:pPr>
    <w:rPr>
      <w:rFonts w:ascii="Times New Roman" w:eastAsia="SimSun" w:hAnsi="Times New Roman" w:cs="Times New Roman"/>
      <w:b/>
      <w:bCs/>
      <w:i/>
      <w:iCs/>
      <w:noProof/>
      <w:kern w:val="0"/>
      <w:sz w:val="18"/>
      <w:szCs w:val="18"/>
      <w:lang w:eastAsia="en-US"/>
    </w:rPr>
  </w:style>
  <w:style w:type="paragraph" w:customStyle="1" w:styleId="papersubtitle">
    <w:name w:val="paper subtitle"/>
    <w:rsid w:val="00D62C01"/>
    <w:pPr>
      <w:spacing w:after="120"/>
      <w:jc w:val="center"/>
    </w:pPr>
    <w:rPr>
      <w:rFonts w:ascii="Times New Roman" w:eastAsia="MS Mincho" w:hAnsi="Times New Roman" w:cs="Times New Roman"/>
      <w:noProof/>
      <w:kern w:val="0"/>
      <w:sz w:val="28"/>
      <w:szCs w:val="28"/>
      <w:lang w:eastAsia="en-US"/>
    </w:rPr>
  </w:style>
  <w:style w:type="paragraph" w:customStyle="1" w:styleId="papertitle">
    <w:name w:val="paper title"/>
    <w:rsid w:val="00D62C01"/>
    <w:pPr>
      <w:spacing w:after="120"/>
      <w:jc w:val="center"/>
    </w:pPr>
    <w:rPr>
      <w:rFonts w:ascii="Times New Roman" w:eastAsia="MS Mincho" w:hAnsi="Times New Roman" w:cs="Times New Roman"/>
      <w:noProof/>
      <w:kern w:val="0"/>
      <w:sz w:val="48"/>
      <w:szCs w:val="48"/>
      <w:lang w:eastAsia="en-US"/>
    </w:rPr>
  </w:style>
  <w:style w:type="paragraph" w:customStyle="1" w:styleId="references">
    <w:name w:val="references"/>
    <w:rsid w:val="00D62C01"/>
    <w:pPr>
      <w:numPr>
        <w:numId w:val="2"/>
      </w:numPr>
      <w:spacing w:after="50" w:line="180" w:lineRule="exact"/>
      <w:jc w:val="both"/>
    </w:pPr>
    <w:rPr>
      <w:rFonts w:ascii="Times New Roman" w:eastAsia="MS Mincho" w:hAnsi="Times New Roman" w:cs="Times New Roman"/>
      <w:noProof/>
      <w:kern w:val="0"/>
      <w:sz w:val="16"/>
      <w:szCs w:val="16"/>
      <w:lang w:eastAsia="en-US"/>
    </w:rPr>
  </w:style>
  <w:style w:type="paragraph" w:customStyle="1" w:styleId="sponsors">
    <w:name w:val="sponsors"/>
    <w:rsid w:val="00D62C01"/>
    <w:pPr>
      <w:framePr w:wrap="auto" w:hAnchor="text" w:x="615" w:y="2239"/>
      <w:pBdr>
        <w:top w:val="single" w:sz="4" w:space="2" w:color="auto"/>
      </w:pBdr>
      <w:ind w:firstLine="288"/>
    </w:pPr>
    <w:rPr>
      <w:rFonts w:ascii="Times New Roman" w:eastAsia="SimSun" w:hAnsi="Times New Roman" w:cs="Times New Roman"/>
      <w:kern w:val="0"/>
      <w:sz w:val="16"/>
      <w:szCs w:val="16"/>
      <w:lang w:eastAsia="en-US"/>
    </w:rPr>
  </w:style>
  <w:style w:type="paragraph" w:customStyle="1" w:styleId="tablecolhead">
    <w:name w:val="table col head"/>
    <w:basedOn w:val="Normal"/>
    <w:rsid w:val="00D62C01"/>
    <w:rPr>
      <w:b/>
      <w:bCs/>
      <w:sz w:val="16"/>
      <w:szCs w:val="16"/>
    </w:rPr>
  </w:style>
  <w:style w:type="paragraph" w:customStyle="1" w:styleId="tablecolsubhead">
    <w:name w:val="table col subhead"/>
    <w:basedOn w:val="tablecolhead"/>
    <w:rsid w:val="00D62C01"/>
    <w:rPr>
      <w:i/>
      <w:iCs/>
      <w:sz w:val="15"/>
      <w:szCs w:val="15"/>
    </w:rPr>
  </w:style>
  <w:style w:type="paragraph" w:customStyle="1" w:styleId="tablecopy">
    <w:name w:val="table copy"/>
    <w:rsid w:val="00D62C01"/>
    <w:pPr>
      <w:jc w:val="both"/>
    </w:pPr>
    <w:rPr>
      <w:rFonts w:ascii="Times New Roman" w:eastAsia="SimSun" w:hAnsi="Times New Roman" w:cs="Times New Roman"/>
      <w:noProof/>
      <w:kern w:val="0"/>
      <w:sz w:val="16"/>
      <w:szCs w:val="16"/>
      <w:lang w:eastAsia="en-US"/>
    </w:rPr>
  </w:style>
  <w:style w:type="paragraph" w:customStyle="1" w:styleId="tablefootnote">
    <w:name w:val="table footnote"/>
    <w:rsid w:val="00D62C01"/>
    <w:pPr>
      <w:spacing w:before="60" w:after="30"/>
      <w:jc w:val="right"/>
    </w:pPr>
    <w:rPr>
      <w:rFonts w:ascii="Times New Roman" w:eastAsia="SimSun" w:hAnsi="Times New Roman" w:cs="Times New Roman"/>
      <w:kern w:val="0"/>
      <w:sz w:val="12"/>
      <w:szCs w:val="12"/>
      <w:lang w:eastAsia="en-US"/>
    </w:rPr>
  </w:style>
  <w:style w:type="paragraph" w:customStyle="1" w:styleId="tablehead">
    <w:name w:val="table head"/>
    <w:rsid w:val="00D62C01"/>
    <w:pPr>
      <w:tabs>
        <w:tab w:val="num" w:pos="1080"/>
      </w:tabs>
      <w:spacing w:before="240" w:after="120" w:line="216" w:lineRule="auto"/>
      <w:jc w:val="center"/>
    </w:pPr>
    <w:rPr>
      <w:rFonts w:ascii="Times New Roman" w:eastAsia="SimSun" w:hAnsi="Times New Roman" w:cs="Times New Roman"/>
      <w:smallCaps/>
      <w:noProof/>
      <w:kern w:val="0"/>
      <w:sz w:val="16"/>
      <w:szCs w:val="16"/>
      <w:lang w:eastAsia="en-US"/>
    </w:rPr>
  </w:style>
  <w:style w:type="paragraph" w:styleId="Header">
    <w:name w:val="header"/>
    <w:basedOn w:val="Normal"/>
    <w:link w:val="HeaderChar"/>
    <w:rsid w:val="00D62C01"/>
    <w:pPr>
      <w:tabs>
        <w:tab w:val="center" w:pos="4153"/>
        <w:tab w:val="right" w:pos="8306"/>
      </w:tabs>
      <w:snapToGrid w:val="0"/>
    </w:pPr>
  </w:style>
  <w:style w:type="character" w:customStyle="1" w:styleId="HeaderChar">
    <w:name w:val="Header Char"/>
    <w:basedOn w:val="DefaultParagraphFont"/>
    <w:link w:val="Header"/>
    <w:rsid w:val="00D62C01"/>
    <w:rPr>
      <w:rFonts w:ascii="Times New Roman" w:eastAsia="SimSun" w:hAnsi="Times New Roman" w:cs="Times New Roman"/>
      <w:kern w:val="0"/>
      <w:sz w:val="20"/>
      <w:szCs w:val="20"/>
      <w:lang w:eastAsia="en-US"/>
    </w:rPr>
  </w:style>
  <w:style w:type="paragraph" w:styleId="Footer">
    <w:name w:val="footer"/>
    <w:basedOn w:val="Normal"/>
    <w:link w:val="FooterChar"/>
    <w:uiPriority w:val="99"/>
    <w:rsid w:val="00D62C01"/>
    <w:pPr>
      <w:tabs>
        <w:tab w:val="center" w:pos="4153"/>
        <w:tab w:val="right" w:pos="8306"/>
      </w:tabs>
      <w:snapToGrid w:val="0"/>
    </w:pPr>
  </w:style>
  <w:style w:type="character" w:customStyle="1" w:styleId="FooterChar">
    <w:name w:val="Footer Char"/>
    <w:basedOn w:val="DefaultParagraphFont"/>
    <w:link w:val="Footer"/>
    <w:uiPriority w:val="99"/>
    <w:rsid w:val="00D62C01"/>
    <w:rPr>
      <w:rFonts w:ascii="Times New Roman" w:eastAsia="SimSun" w:hAnsi="Times New Roman" w:cs="Times New Roman"/>
      <w:kern w:val="0"/>
      <w:sz w:val="20"/>
      <w:szCs w:val="20"/>
      <w:lang w:eastAsia="en-US"/>
    </w:rPr>
  </w:style>
  <w:style w:type="paragraph" w:styleId="Caption">
    <w:name w:val="caption"/>
    <w:basedOn w:val="Normal"/>
    <w:next w:val="Normal"/>
    <w:uiPriority w:val="35"/>
    <w:unhideWhenUsed/>
    <w:qFormat/>
    <w:rsid w:val="00D62C01"/>
    <w:pPr>
      <w:spacing w:after="200"/>
      <w:jc w:val="left"/>
    </w:pPr>
    <w:rPr>
      <w:rFonts w:eastAsia="PMingLiU"/>
      <w:b/>
      <w:bCs/>
      <w:color w:val="4F81BD" w:themeColor="accent1"/>
      <w:sz w:val="18"/>
      <w:szCs w:val="18"/>
      <w:lang w:val="en-GB" w:eastAsia="zh-HK"/>
    </w:rPr>
  </w:style>
  <w:style w:type="paragraph" w:styleId="ListParagraph">
    <w:name w:val="List Paragraph"/>
    <w:basedOn w:val="Normal"/>
    <w:uiPriority w:val="34"/>
    <w:qFormat/>
    <w:rsid w:val="00D62C01"/>
    <w:pPr>
      <w:ind w:firstLineChars="200" w:firstLine="420"/>
      <w:jc w:val="left"/>
    </w:pPr>
    <w:rPr>
      <w:rFonts w:eastAsia="PMingLiU"/>
      <w:sz w:val="24"/>
      <w:szCs w:val="24"/>
      <w:lang w:val="en-GB" w:eastAsia="zh-HK"/>
    </w:rPr>
  </w:style>
  <w:style w:type="paragraph" w:styleId="NormalWeb">
    <w:name w:val="Normal (Web)"/>
    <w:basedOn w:val="Normal"/>
    <w:uiPriority w:val="99"/>
    <w:unhideWhenUsed/>
    <w:rsid w:val="00D62C01"/>
    <w:pPr>
      <w:spacing w:before="100" w:beforeAutospacing="1" w:after="100" w:afterAutospacing="1"/>
      <w:jc w:val="left"/>
    </w:pPr>
    <w:rPr>
      <w:rFonts w:eastAsia="Times New Roman"/>
      <w:sz w:val="24"/>
      <w:szCs w:val="24"/>
      <w:lang w:eastAsia="zh-CN"/>
    </w:rPr>
  </w:style>
  <w:style w:type="paragraph" w:styleId="BalloonText">
    <w:name w:val="Balloon Text"/>
    <w:basedOn w:val="Normal"/>
    <w:link w:val="BalloonTextChar"/>
    <w:rsid w:val="00D62C01"/>
    <w:pPr>
      <w:jc w:val="left"/>
    </w:pPr>
    <w:rPr>
      <w:rFonts w:ascii="Tahoma" w:eastAsia="PMingLiU" w:hAnsi="Tahoma" w:cs="Tahoma"/>
      <w:sz w:val="16"/>
      <w:szCs w:val="16"/>
      <w:lang w:val="en-GB" w:eastAsia="zh-HK"/>
    </w:rPr>
  </w:style>
  <w:style w:type="character" w:customStyle="1" w:styleId="BalloonTextChar">
    <w:name w:val="Balloon Text Char"/>
    <w:basedOn w:val="DefaultParagraphFont"/>
    <w:link w:val="BalloonText"/>
    <w:rsid w:val="00D62C01"/>
    <w:rPr>
      <w:rFonts w:ascii="Tahoma" w:eastAsia="PMingLiU" w:hAnsi="Tahoma" w:cs="Tahoma"/>
      <w:kern w:val="0"/>
      <w:sz w:val="16"/>
      <w:szCs w:val="16"/>
      <w:lang w:val="en-GB" w:eastAsia="zh-HK"/>
    </w:rPr>
  </w:style>
  <w:style w:type="paragraph" w:styleId="EndnoteText">
    <w:name w:val="endnote text"/>
    <w:basedOn w:val="Normal"/>
    <w:link w:val="EndnoteTextChar"/>
    <w:uiPriority w:val="99"/>
    <w:unhideWhenUsed/>
    <w:rsid w:val="00D62C01"/>
    <w:pPr>
      <w:widowControl w:val="0"/>
      <w:snapToGrid w:val="0"/>
      <w:jc w:val="left"/>
    </w:pPr>
    <w:rPr>
      <w:rFonts w:ascii="Arial" w:eastAsiaTheme="minorEastAsia" w:hAnsi="Arial" w:cs="Arial"/>
      <w:color w:val="000025"/>
      <w:kern w:val="2"/>
      <w:lang w:eastAsia="zh-CN"/>
    </w:rPr>
  </w:style>
  <w:style w:type="character" w:customStyle="1" w:styleId="EndnoteTextChar">
    <w:name w:val="Endnote Text Char"/>
    <w:basedOn w:val="DefaultParagraphFont"/>
    <w:link w:val="EndnoteText"/>
    <w:uiPriority w:val="99"/>
    <w:rsid w:val="00D62C01"/>
    <w:rPr>
      <w:rFonts w:ascii="Arial" w:hAnsi="Arial" w:cs="Arial"/>
      <w:color w:val="000025"/>
      <w:sz w:val="20"/>
      <w:szCs w:val="20"/>
      <w:lang w:eastAsia="zh-CN"/>
    </w:rPr>
  </w:style>
  <w:style w:type="character" w:styleId="FollowedHyperlink">
    <w:name w:val="FollowedHyperlink"/>
    <w:basedOn w:val="DefaultParagraphFont"/>
    <w:rsid w:val="00D62C01"/>
    <w:rPr>
      <w:color w:val="800080"/>
      <w:u w:val="single"/>
    </w:rPr>
  </w:style>
  <w:style w:type="paragraph" w:customStyle="1" w:styleId="1">
    <w:name w:val="樣式1"/>
    <w:basedOn w:val="Normal"/>
    <w:link w:val="10"/>
    <w:rsid w:val="00D62C01"/>
    <w:pPr>
      <w:tabs>
        <w:tab w:val="num" w:pos="288"/>
      </w:tabs>
      <w:adjustRightInd w:val="0"/>
      <w:snapToGrid w:val="0"/>
      <w:spacing w:before="150" w:after="60"/>
      <w:ind w:left="288" w:hanging="288"/>
      <w:jc w:val="left"/>
    </w:pPr>
    <w:rPr>
      <w:i/>
      <w:szCs w:val="24"/>
      <w:lang w:val="en-AU" w:eastAsia="zh-CN"/>
    </w:rPr>
  </w:style>
  <w:style w:type="character" w:customStyle="1" w:styleId="10">
    <w:name w:val="樣式1 字元"/>
    <w:basedOn w:val="DefaultParagraphFont"/>
    <w:link w:val="1"/>
    <w:rsid w:val="00D62C01"/>
    <w:rPr>
      <w:rFonts w:ascii="Times New Roman" w:eastAsia="SimSun" w:hAnsi="Times New Roman" w:cs="Times New Roman"/>
      <w:i/>
      <w:kern w:val="0"/>
      <w:sz w:val="20"/>
      <w:szCs w:val="24"/>
      <w:lang w:val="en-AU" w:eastAsia="zh-CN"/>
    </w:rPr>
  </w:style>
  <w:style w:type="paragraph" w:customStyle="1" w:styleId="2">
    <w:name w:val="樣式2"/>
    <w:basedOn w:val="Normal"/>
    <w:link w:val="20"/>
    <w:rsid w:val="00D62C01"/>
    <w:pPr>
      <w:widowControl w:val="0"/>
      <w:tabs>
        <w:tab w:val="num" w:pos="360"/>
      </w:tabs>
      <w:autoSpaceDE w:val="0"/>
      <w:autoSpaceDN w:val="0"/>
      <w:adjustRightInd w:val="0"/>
      <w:snapToGrid w:val="0"/>
      <w:spacing w:before="180" w:after="60"/>
      <w:ind w:left="360" w:hanging="360"/>
      <w:jc w:val="both"/>
    </w:pPr>
    <w:rPr>
      <w:b/>
      <w:smallCaps/>
      <w:sz w:val="28"/>
      <w:szCs w:val="24"/>
      <w:lang w:val="en-AU" w:eastAsia="zh-TW"/>
    </w:rPr>
  </w:style>
  <w:style w:type="character" w:customStyle="1" w:styleId="20">
    <w:name w:val="樣式2 字元"/>
    <w:basedOn w:val="DefaultParagraphFont"/>
    <w:link w:val="2"/>
    <w:rsid w:val="00D62C01"/>
    <w:rPr>
      <w:rFonts w:ascii="Times New Roman" w:eastAsia="SimSun" w:hAnsi="Times New Roman" w:cs="Times New Roman"/>
      <w:b/>
      <w:smallCaps/>
      <w:kern w:val="0"/>
      <w:sz w:val="28"/>
      <w:szCs w:val="24"/>
      <w:lang w:val="en-AU"/>
    </w:rPr>
  </w:style>
  <w:style w:type="paragraph" w:customStyle="1" w:styleId="3">
    <w:name w:val="樣式3"/>
    <w:basedOn w:val="Normal"/>
    <w:link w:val="30"/>
    <w:rsid w:val="00D62C01"/>
    <w:pPr>
      <w:tabs>
        <w:tab w:val="num" w:pos="288"/>
      </w:tabs>
      <w:adjustRightInd w:val="0"/>
      <w:snapToGrid w:val="0"/>
      <w:spacing w:before="150" w:after="60"/>
      <w:ind w:left="288" w:hanging="288"/>
      <w:jc w:val="left"/>
    </w:pPr>
    <w:rPr>
      <w:i/>
      <w:szCs w:val="24"/>
      <w:lang w:val="en-AU" w:eastAsia="zh-CN"/>
    </w:rPr>
  </w:style>
  <w:style w:type="character" w:customStyle="1" w:styleId="30">
    <w:name w:val="樣式3 字元"/>
    <w:basedOn w:val="DefaultParagraphFont"/>
    <w:link w:val="3"/>
    <w:rsid w:val="00D62C01"/>
    <w:rPr>
      <w:rFonts w:ascii="Times New Roman" w:eastAsia="SimSun" w:hAnsi="Times New Roman" w:cs="Times New Roman"/>
      <w:i/>
      <w:kern w:val="0"/>
      <w:sz w:val="20"/>
      <w:szCs w:val="24"/>
      <w:lang w:val="en-AU" w:eastAsia="zh-CN"/>
    </w:rPr>
  </w:style>
  <w:style w:type="character" w:styleId="Emphasis">
    <w:name w:val="Emphasis"/>
    <w:basedOn w:val="DefaultParagraphFont"/>
    <w:uiPriority w:val="20"/>
    <w:qFormat/>
    <w:rsid w:val="00D62C01"/>
    <w:rPr>
      <w:i/>
      <w:iCs/>
    </w:rPr>
  </w:style>
  <w:style w:type="character" w:styleId="HTMLTypewriter">
    <w:name w:val="HTML Typewriter"/>
    <w:basedOn w:val="DefaultParagraphFont"/>
    <w:uiPriority w:val="99"/>
    <w:unhideWhenUsed/>
    <w:rsid w:val="00D62C01"/>
    <w:rPr>
      <w:rFonts w:ascii="SimSun" w:eastAsia="SimSun" w:hAnsi="SimSun" w:cs="SimSun"/>
      <w:sz w:val="24"/>
      <w:szCs w:val="24"/>
    </w:rPr>
  </w:style>
  <w:style w:type="paragraph" w:customStyle="1" w:styleId="IEEEParagraph">
    <w:name w:val="IEEE Paragraph"/>
    <w:basedOn w:val="Normal"/>
    <w:link w:val="IEEEParagraphChar"/>
    <w:rsid w:val="00D62C01"/>
    <w:pPr>
      <w:adjustRightInd w:val="0"/>
      <w:snapToGrid w:val="0"/>
      <w:ind w:firstLine="216"/>
      <w:jc w:val="both"/>
    </w:pPr>
    <w:rPr>
      <w:szCs w:val="24"/>
      <w:lang w:val="en-AU" w:eastAsia="zh-CN"/>
    </w:rPr>
  </w:style>
  <w:style w:type="character" w:customStyle="1" w:styleId="IEEEParagraphChar">
    <w:name w:val="IEEE Paragraph Char"/>
    <w:basedOn w:val="DefaultParagraphFont"/>
    <w:link w:val="IEEEParagraph"/>
    <w:rsid w:val="00D62C01"/>
    <w:rPr>
      <w:rFonts w:ascii="Times New Roman" w:eastAsia="SimSun" w:hAnsi="Times New Roman" w:cs="Times New Roman"/>
      <w:kern w:val="0"/>
      <w:sz w:val="20"/>
      <w:szCs w:val="24"/>
      <w:lang w:val="en-AU" w:eastAsia="zh-CN"/>
    </w:rPr>
  </w:style>
  <w:style w:type="paragraph" w:customStyle="1" w:styleId="IEEEFigureCaptionSingle-Line">
    <w:name w:val="IEEE Figure Caption Single-Line"/>
    <w:basedOn w:val="Normal"/>
    <w:next w:val="IEEEParagraph"/>
    <w:rsid w:val="00D62C01"/>
    <w:pPr>
      <w:spacing w:before="120" w:after="120"/>
    </w:pPr>
    <w:rPr>
      <w:sz w:val="16"/>
      <w:szCs w:val="24"/>
      <w:lang w:val="en-AU" w:eastAsia="zh-CN"/>
    </w:rPr>
  </w:style>
  <w:style w:type="character" w:styleId="PlaceholderText">
    <w:name w:val="Placeholder Text"/>
    <w:basedOn w:val="DefaultParagraphFont"/>
    <w:uiPriority w:val="99"/>
    <w:semiHidden/>
    <w:rsid w:val="00F64B33"/>
    <w:rPr>
      <w:color w:val="808080"/>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6.bin"/><Relationship Id="rId26" Type="http://schemas.openxmlformats.org/officeDocument/2006/relationships/oleObject" Target="embeddings/oleObject9.bin"/><Relationship Id="rId39" Type="http://schemas.openxmlformats.org/officeDocument/2006/relationships/oleObject" Target="embeddings/oleObject15.bin"/><Relationship Id="rId3" Type="http://schemas.openxmlformats.org/officeDocument/2006/relationships/settings" Target="settings.xml"/><Relationship Id="rId21" Type="http://schemas.openxmlformats.org/officeDocument/2006/relationships/image" Target="media/image8.wmf"/><Relationship Id="rId34" Type="http://schemas.openxmlformats.org/officeDocument/2006/relationships/image" Target="media/image16.emf"/><Relationship Id="rId42" Type="http://schemas.openxmlformats.org/officeDocument/2006/relationships/image" Target="media/image21.emf"/><Relationship Id="rId47" Type="http://schemas.openxmlformats.org/officeDocument/2006/relationships/image" Target="media/image26.emf"/><Relationship Id="rId50" Type="http://schemas.openxmlformats.org/officeDocument/2006/relationships/oleObject" Target="embeddings/oleObject16.bin"/><Relationship Id="rId7" Type="http://schemas.openxmlformats.org/officeDocument/2006/relationships/image" Target="media/image1.emf"/><Relationship Id="rId12" Type="http://schemas.openxmlformats.org/officeDocument/2006/relationships/oleObject" Target="embeddings/oleObject3.bin"/><Relationship Id="rId17" Type="http://schemas.openxmlformats.org/officeDocument/2006/relationships/image" Target="media/image6.emf"/><Relationship Id="rId25" Type="http://schemas.openxmlformats.org/officeDocument/2006/relationships/image" Target="media/image11.emf"/><Relationship Id="rId33" Type="http://schemas.openxmlformats.org/officeDocument/2006/relationships/oleObject" Target="embeddings/oleObject12.bin"/><Relationship Id="rId38" Type="http://schemas.openxmlformats.org/officeDocument/2006/relationships/image" Target="media/image18.emf"/><Relationship Id="rId46" Type="http://schemas.openxmlformats.org/officeDocument/2006/relationships/image" Target="media/image25.emf"/><Relationship Id="rId2" Type="http://schemas.openxmlformats.org/officeDocument/2006/relationships/styles" Target="styles.xml"/><Relationship Id="rId16" Type="http://schemas.openxmlformats.org/officeDocument/2006/relationships/oleObject" Target="embeddings/oleObject5.bin"/><Relationship Id="rId20" Type="http://schemas.openxmlformats.org/officeDocument/2006/relationships/oleObject" Target="embeddings/oleObject7.bin"/><Relationship Id="rId29" Type="http://schemas.openxmlformats.org/officeDocument/2006/relationships/oleObject" Target="embeddings/oleObject10.bin"/><Relationship Id="rId41" Type="http://schemas.openxmlformats.org/officeDocument/2006/relationships/image" Target="media/image20.emf"/><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image" Target="media/image10.emf"/><Relationship Id="rId32" Type="http://schemas.openxmlformats.org/officeDocument/2006/relationships/image" Target="media/image15.emf"/><Relationship Id="rId37" Type="http://schemas.openxmlformats.org/officeDocument/2006/relationships/oleObject" Target="embeddings/oleObject14.bin"/><Relationship Id="rId40" Type="http://schemas.openxmlformats.org/officeDocument/2006/relationships/image" Target="media/image19.png"/><Relationship Id="rId45" Type="http://schemas.openxmlformats.org/officeDocument/2006/relationships/image" Target="media/image24.emf"/><Relationship Id="rId53"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image" Target="media/image13.emf"/><Relationship Id="rId36" Type="http://schemas.openxmlformats.org/officeDocument/2006/relationships/image" Target="media/image17.emf"/><Relationship Id="rId49" Type="http://schemas.openxmlformats.org/officeDocument/2006/relationships/image" Target="media/image28.emf"/><Relationship Id="rId10" Type="http://schemas.openxmlformats.org/officeDocument/2006/relationships/oleObject" Target="embeddings/oleObject2.bin"/><Relationship Id="rId19" Type="http://schemas.openxmlformats.org/officeDocument/2006/relationships/image" Target="media/image7.emf"/><Relationship Id="rId31" Type="http://schemas.openxmlformats.org/officeDocument/2006/relationships/oleObject" Target="embeddings/oleObject11.bin"/><Relationship Id="rId44" Type="http://schemas.openxmlformats.org/officeDocument/2006/relationships/image" Target="media/image23.emf"/><Relationship Id="rId52" Type="http://schemas.openxmlformats.org/officeDocument/2006/relationships/image" Target="media/image30.emf"/><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oleObject" Target="embeddings/oleObject4.bin"/><Relationship Id="rId22" Type="http://schemas.openxmlformats.org/officeDocument/2006/relationships/oleObject" Target="embeddings/oleObject8.bin"/><Relationship Id="rId27" Type="http://schemas.openxmlformats.org/officeDocument/2006/relationships/image" Target="media/image12.png"/><Relationship Id="rId30" Type="http://schemas.openxmlformats.org/officeDocument/2006/relationships/image" Target="media/image14.emf"/><Relationship Id="rId35" Type="http://schemas.openxmlformats.org/officeDocument/2006/relationships/oleObject" Target="embeddings/oleObject13.bin"/><Relationship Id="rId43" Type="http://schemas.openxmlformats.org/officeDocument/2006/relationships/image" Target="media/image22.emf"/><Relationship Id="rId48" Type="http://schemas.openxmlformats.org/officeDocument/2006/relationships/image" Target="media/image27.emf"/><Relationship Id="rId8" Type="http://schemas.openxmlformats.org/officeDocument/2006/relationships/oleObject" Target="embeddings/oleObject1.bin"/><Relationship Id="rId51" Type="http://schemas.openxmlformats.org/officeDocument/2006/relationships/image" Target="media/image29.em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735</TotalTime>
  <Pages>13</Pages>
  <Words>11855</Words>
  <Characters>67579</Characters>
  <Application>Microsoft Office Word</Application>
  <DocSecurity>0</DocSecurity>
  <Lines>563</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79276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lxf</dc:creator>
  <cp:lastModifiedBy>hkpu</cp:lastModifiedBy>
  <cp:revision>9</cp:revision>
  <cp:lastPrinted>2010-12-07T02:54:00Z</cp:lastPrinted>
  <dcterms:created xsi:type="dcterms:W3CDTF">2010-12-06T14:53:00Z</dcterms:created>
  <dcterms:modified xsi:type="dcterms:W3CDTF">2010-12-10T04:40:00Z</dcterms:modified>
</cp:coreProperties>
</file>